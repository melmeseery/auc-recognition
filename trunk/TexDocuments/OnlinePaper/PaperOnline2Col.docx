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tiff" ContentType="image/tif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322F" w:rsidRDefault="00C0322F" w:rsidP="00E72C5B">
      <w:pPr>
        <w:tabs>
          <w:tab w:val="center" w:pos="4800"/>
          <w:tab w:val="right" w:pos="9500"/>
        </w:tabs>
        <w:ind w:firstLine="720"/>
        <w:jc w:val="center"/>
        <w:rPr>
          <w:noProof/>
        </w:rPr>
      </w:pPr>
      <w:r>
        <w:rPr>
          <w:noProof/>
          <w:sz w:val="32"/>
          <w:szCs w:val="32"/>
        </w:rPr>
        <w:t>Online Arabic Handwriting Digit Recognition</w:t>
      </w:r>
    </w:p>
    <w:p w:rsidR="00C0322F" w:rsidRDefault="006B2C39" w:rsidP="006B2C39">
      <w:pPr>
        <w:tabs>
          <w:tab w:val="center" w:pos="4800"/>
          <w:tab w:val="right" w:pos="9500"/>
        </w:tabs>
        <w:ind w:firstLine="720"/>
        <w:jc w:val="center"/>
        <w:rPr>
          <w:noProof/>
        </w:rPr>
      </w:pPr>
      <w:ins w:id="0" w:author="Maha" w:date="2011-03-09T18:44:00Z">
        <w:r>
          <w:rPr>
            <w:noProof/>
          </w:rPr>
          <w:t xml:space="preserve">Sherif Abdel Azeem </w:t>
        </w:r>
        <w:r>
          <w:rPr>
            <w:noProof/>
            <w:vertAlign w:val="superscript"/>
          </w:rPr>
          <w:t xml:space="preserve">1,  </w:t>
        </w:r>
      </w:ins>
      <w:r w:rsidR="00C0322F">
        <w:rPr>
          <w:noProof/>
        </w:rPr>
        <w:t xml:space="preserve">Maha El Meseery </w:t>
      </w:r>
      <w:del w:id="1" w:author="Maha" w:date="2011-03-09T18:44:00Z">
        <w:r w:rsidR="00C0322F" w:rsidRPr="00C0322F" w:rsidDel="006B2C39">
          <w:rPr>
            <w:noProof/>
            <w:vertAlign w:val="superscript"/>
          </w:rPr>
          <w:delText>1</w:delText>
        </w:r>
      </w:del>
      <w:ins w:id="2" w:author="Maha" w:date="2011-03-09T18:44:00Z">
        <w:r>
          <w:rPr>
            <w:noProof/>
            <w:vertAlign w:val="superscript"/>
          </w:rPr>
          <w:t>2</w:t>
        </w:r>
      </w:ins>
      <w:r w:rsidR="00C0322F">
        <w:rPr>
          <w:noProof/>
        </w:rPr>
        <w:t xml:space="preserve">, Hany Ahmed </w:t>
      </w:r>
      <w:del w:id="3" w:author="Maha" w:date="2011-03-09T18:44:00Z">
        <w:r w:rsidR="00C0322F" w:rsidRPr="00C0322F" w:rsidDel="006B2C39">
          <w:rPr>
            <w:noProof/>
            <w:vertAlign w:val="superscript"/>
          </w:rPr>
          <w:delText>2</w:delText>
        </w:r>
      </w:del>
      <w:ins w:id="4" w:author="Maha" w:date="2011-03-09T18:44:00Z">
        <w:r>
          <w:rPr>
            <w:noProof/>
            <w:vertAlign w:val="superscript"/>
          </w:rPr>
          <w:t>3</w:t>
        </w:r>
      </w:ins>
      <w:r w:rsidR="00C0322F">
        <w:rPr>
          <w:noProof/>
        </w:rPr>
        <w:t xml:space="preserve">, </w:t>
      </w:r>
      <w:del w:id="5" w:author="Maha" w:date="2011-03-09T18:44:00Z">
        <w:r w:rsidR="00C0322F" w:rsidDel="006B2C39">
          <w:rPr>
            <w:noProof/>
          </w:rPr>
          <w:delText xml:space="preserve">Sherif Abdel Azeem </w:delText>
        </w:r>
        <w:r w:rsidR="00C0322F" w:rsidRPr="00C0322F" w:rsidDel="006B2C39">
          <w:rPr>
            <w:noProof/>
            <w:vertAlign w:val="superscript"/>
          </w:rPr>
          <w:delText>3</w:delText>
        </w:r>
      </w:del>
    </w:p>
    <w:p w:rsidR="00C0322F" w:rsidRDefault="00C0322F" w:rsidP="00E72C5B">
      <w:pPr>
        <w:tabs>
          <w:tab w:val="center" w:pos="4800"/>
          <w:tab w:val="right" w:pos="9500"/>
        </w:tabs>
        <w:ind w:firstLine="720"/>
        <w:jc w:val="center"/>
        <w:rPr>
          <w:noProof/>
        </w:rPr>
      </w:pPr>
      <w:r>
        <w:rPr>
          <w:noProof/>
        </w:rPr>
        <w:t>Electrical Engineering Department</w:t>
      </w:r>
    </w:p>
    <w:p w:rsidR="00C0322F" w:rsidRDefault="00C0322F" w:rsidP="00E72C5B">
      <w:pPr>
        <w:tabs>
          <w:tab w:val="center" w:pos="4800"/>
          <w:tab w:val="right" w:pos="9500"/>
        </w:tabs>
        <w:ind w:firstLine="720"/>
        <w:jc w:val="center"/>
        <w:rPr>
          <w:noProof/>
        </w:rPr>
      </w:pPr>
      <w:r>
        <w:rPr>
          <w:noProof/>
        </w:rPr>
        <w:t>American University in Cairo</w:t>
      </w:r>
    </w:p>
    <w:p w:rsidR="00C0322F" w:rsidRDefault="00C0322F" w:rsidP="00E72C5B">
      <w:pPr>
        <w:tabs>
          <w:tab w:val="center" w:pos="4800"/>
          <w:tab w:val="right" w:pos="9500"/>
        </w:tabs>
        <w:ind w:firstLine="720"/>
        <w:jc w:val="center"/>
        <w:rPr>
          <w:noProof/>
        </w:rPr>
      </w:pPr>
      <w:r>
        <w:rPr>
          <w:noProof/>
        </w:rPr>
        <w:t>Cairo, Egypt</w:t>
      </w:r>
    </w:p>
    <w:p w:rsidR="006B2C39" w:rsidRDefault="00C0322F" w:rsidP="006B2C39">
      <w:pPr>
        <w:tabs>
          <w:tab w:val="center" w:pos="4800"/>
          <w:tab w:val="right" w:pos="9500"/>
        </w:tabs>
        <w:ind w:firstLine="720"/>
        <w:jc w:val="center"/>
        <w:rPr>
          <w:ins w:id="6" w:author="Maha" w:date="2011-03-09T18:44:00Z"/>
          <w:noProof/>
        </w:rPr>
        <w:pPrChange w:id="7" w:author="Maha" w:date="2011-03-09T18:44:00Z">
          <w:pPr>
            <w:tabs>
              <w:tab w:val="center" w:pos="4800"/>
              <w:tab w:val="right" w:pos="9500"/>
            </w:tabs>
            <w:ind w:firstLine="720"/>
            <w:jc w:val="center"/>
          </w:pPr>
        </w:pPrChange>
      </w:pPr>
      <w:r>
        <w:rPr>
          <w:noProof/>
        </w:rPr>
        <w:t xml:space="preserve">Email: </w:t>
      </w:r>
      <w:ins w:id="8" w:author="Maha" w:date="2011-03-09T18:44:00Z">
        <w:r w:rsidR="006B2C39">
          <w:rPr>
            <w:noProof/>
            <w:vertAlign w:val="superscript"/>
          </w:rPr>
          <w:t>1</w:t>
        </w:r>
        <w:r w:rsidR="006B2C39">
          <w:rPr>
            <w:noProof/>
          </w:rPr>
          <w:t>shazeem@aucegypt.edu</w:t>
        </w:r>
        <w:r w:rsidR="006B2C39">
          <w:rPr>
            <w:noProof/>
          </w:rPr>
          <w:t>.</w:t>
        </w:r>
        <w:r w:rsidR="006B2C39" w:rsidRPr="00C0322F">
          <w:rPr>
            <w:noProof/>
            <w:vertAlign w:val="superscript"/>
          </w:rPr>
          <w:t xml:space="preserve"> </w:t>
        </w:r>
      </w:ins>
      <w:del w:id="9" w:author="Maha" w:date="2011-03-09T18:44:00Z">
        <w:r w:rsidRPr="00C0322F" w:rsidDel="006B2C39">
          <w:rPr>
            <w:noProof/>
            <w:vertAlign w:val="superscript"/>
          </w:rPr>
          <w:delText>1</w:delText>
        </w:r>
        <w:r w:rsidDel="006B2C39">
          <w:rPr>
            <w:noProof/>
          </w:rPr>
          <w:delText>melmeseery</w:delText>
        </w:r>
      </w:del>
      <w:ins w:id="10" w:author="Maha" w:date="2011-03-09T18:44:00Z">
        <w:r w:rsidR="006B2C39">
          <w:rPr>
            <w:noProof/>
            <w:vertAlign w:val="superscript"/>
          </w:rPr>
          <w:t>2</w:t>
        </w:r>
        <w:r w:rsidR="006B2C39">
          <w:rPr>
            <w:noProof/>
          </w:rPr>
          <w:t>melmeseery</w:t>
        </w:r>
      </w:ins>
      <w:r>
        <w:rPr>
          <w:noProof/>
        </w:rPr>
        <w:t xml:space="preserve">@aucegypt.edu, </w:t>
      </w:r>
    </w:p>
    <w:p w:rsidR="00C0322F" w:rsidDel="006B2C39" w:rsidRDefault="00C0322F" w:rsidP="006B2C39">
      <w:pPr>
        <w:tabs>
          <w:tab w:val="center" w:pos="4800"/>
          <w:tab w:val="right" w:pos="9500"/>
        </w:tabs>
        <w:ind w:firstLine="720"/>
        <w:jc w:val="center"/>
        <w:rPr>
          <w:del w:id="11" w:author="Maha" w:date="2011-03-09T18:45:00Z"/>
          <w:noProof/>
        </w:rPr>
        <w:pPrChange w:id="12" w:author="Maha" w:date="2011-03-09T18:44:00Z">
          <w:pPr>
            <w:tabs>
              <w:tab w:val="center" w:pos="4800"/>
              <w:tab w:val="right" w:pos="9500"/>
            </w:tabs>
            <w:ind w:firstLine="720"/>
            <w:jc w:val="center"/>
          </w:pPr>
        </w:pPrChange>
      </w:pPr>
      <w:del w:id="13" w:author="Maha" w:date="2011-03-09T18:44:00Z">
        <w:r w:rsidRPr="00C0322F" w:rsidDel="006B2C39">
          <w:rPr>
            <w:noProof/>
            <w:vertAlign w:val="superscript"/>
          </w:rPr>
          <w:delText>2</w:delText>
        </w:r>
        <w:r w:rsidDel="006B2C39">
          <w:rPr>
            <w:noProof/>
          </w:rPr>
          <w:delText xml:space="preserve"> </w:delText>
        </w:r>
      </w:del>
      <w:ins w:id="14" w:author="Maha" w:date="2011-03-09T18:44:00Z">
        <w:r w:rsidR="006B2C39">
          <w:rPr>
            <w:noProof/>
            <w:vertAlign w:val="superscript"/>
          </w:rPr>
          <w:t>3</w:t>
        </w:r>
        <w:r w:rsidR="006B2C39">
          <w:rPr>
            <w:noProof/>
          </w:rPr>
          <w:t xml:space="preserve"> </w:t>
        </w:r>
      </w:ins>
      <w:r>
        <w:rPr>
          <w:noProof/>
        </w:rPr>
        <w:t xml:space="preserve">eng_hanyahmed@hotmail.com, </w:t>
      </w:r>
      <w:del w:id="15" w:author="Maha" w:date="2011-03-09T18:44:00Z">
        <w:r w:rsidRPr="00C0322F" w:rsidDel="006B2C39">
          <w:rPr>
            <w:noProof/>
            <w:vertAlign w:val="superscript"/>
          </w:rPr>
          <w:delText>3</w:delText>
        </w:r>
        <w:r w:rsidDel="006B2C39">
          <w:rPr>
            <w:noProof/>
          </w:rPr>
          <w:delText>shazeem@aucegypt.edu</w:delText>
        </w:r>
      </w:del>
    </w:p>
    <w:p w:rsidR="003A4B85" w:rsidDel="006B2C39" w:rsidRDefault="003A4B85" w:rsidP="006B2C39">
      <w:pPr>
        <w:tabs>
          <w:tab w:val="center" w:pos="4800"/>
          <w:tab w:val="right" w:pos="9500"/>
        </w:tabs>
        <w:rPr>
          <w:del w:id="16" w:author="Maha" w:date="2011-03-09T18:45:00Z"/>
          <w:noProof/>
        </w:rPr>
        <w:pPrChange w:id="17" w:author="Maha" w:date="2011-03-09T18:45:00Z">
          <w:pPr>
            <w:tabs>
              <w:tab w:val="center" w:pos="4800"/>
              <w:tab w:val="right" w:pos="9500"/>
            </w:tabs>
            <w:ind w:firstLine="720"/>
          </w:pPr>
        </w:pPrChange>
      </w:pPr>
    </w:p>
    <w:p w:rsidR="003A4B85" w:rsidRDefault="003A4B85" w:rsidP="006B2C39">
      <w:pPr>
        <w:tabs>
          <w:tab w:val="center" w:pos="4800"/>
          <w:tab w:val="right" w:pos="9500"/>
        </w:tabs>
        <w:ind w:firstLine="720"/>
        <w:jc w:val="center"/>
        <w:rPr>
          <w:noProof/>
        </w:rPr>
        <w:pPrChange w:id="18" w:author="Maha" w:date="2011-03-09T18:45:00Z">
          <w:pPr>
            <w:tabs>
              <w:tab w:val="center" w:pos="4800"/>
              <w:tab w:val="right" w:pos="9500"/>
            </w:tabs>
            <w:ind w:firstLine="720"/>
            <w:jc w:val="both"/>
          </w:pPr>
        </w:pPrChange>
      </w:pPr>
    </w:p>
    <w:p w:rsidR="003A4B85" w:rsidRDefault="003A4B85">
      <w:pPr>
        <w:tabs>
          <w:tab w:val="center" w:pos="4800"/>
          <w:tab w:val="right" w:pos="9500"/>
        </w:tabs>
        <w:ind w:firstLine="720"/>
        <w:jc w:val="both"/>
        <w:rPr>
          <w:noProof/>
        </w:rPr>
      </w:pPr>
    </w:p>
    <w:p w:rsidR="003A4B85" w:rsidRPr="00D63A32" w:rsidRDefault="003A4B85">
      <w:pPr>
        <w:tabs>
          <w:tab w:val="center" w:pos="4800"/>
          <w:tab w:val="right" w:pos="9500"/>
        </w:tabs>
        <w:ind w:firstLine="720"/>
        <w:rPr>
          <w:noProof/>
          <w:sz w:val="22"/>
          <w:szCs w:val="22"/>
        </w:rPr>
      </w:pPr>
    </w:p>
    <w:p w:rsidR="00D63A32" w:rsidRPr="00D63A32" w:rsidRDefault="00D63A32" w:rsidP="00C0322F">
      <w:pPr>
        <w:tabs>
          <w:tab w:val="center" w:pos="4800"/>
          <w:tab w:val="right" w:pos="9500"/>
        </w:tabs>
        <w:ind w:firstLine="720"/>
        <w:rPr>
          <w:b/>
          <w:bCs/>
          <w:noProof/>
          <w:sz w:val="22"/>
          <w:szCs w:val="22"/>
        </w:rPr>
        <w:sectPr w:rsidR="00D63A32" w:rsidRPr="00D63A32" w:rsidSect="003A4B85">
          <w:pgSz w:w="12240" w:h="15840"/>
          <w:pgMar w:top="1440" w:right="1800" w:bottom="1440" w:left="1800" w:header="720" w:footer="720" w:gutter="0"/>
          <w:cols w:space="720"/>
          <w:noEndnote/>
        </w:sectPr>
      </w:pPr>
    </w:p>
    <w:p w:rsidR="00C0322F" w:rsidRPr="00D63A32" w:rsidRDefault="00D45462" w:rsidP="00D63A32">
      <w:pPr>
        <w:tabs>
          <w:tab w:val="center" w:pos="4800"/>
          <w:tab w:val="right" w:pos="9500"/>
        </w:tabs>
        <w:ind w:firstLine="720"/>
        <w:jc w:val="both"/>
        <w:rPr>
          <w:noProof/>
          <w:sz w:val="20"/>
          <w:szCs w:val="20"/>
        </w:rPr>
      </w:pPr>
      <w:r w:rsidRPr="00D63A32">
        <w:rPr>
          <w:b/>
          <w:bCs/>
          <w:i/>
          <w:iCs/>
          <w:noProof/>
          <w:sz w:val="22"/>
          <w:szCs w:val="22"/>
        </w:rPr>
        <w:lastRenderedPageBreak/>
        <w:t>Abstract :</w:t>
      </w:r>
      <w:r w:rsidRPr="00D63A32">
        <w:rPr>
          <w:noProof/>
          <w:sz w:val="22"/>
          <w:szCs w:val="22"/>
        </w:rPr>
        <w:t xml:space="preserve"> </w:t>
      </w:r>
      <w:r w:rsidR="00C0322F" w:rsidRPr="00D63A32">
        <w:rPr>
          <w:b/>
          <w:bCs/>
          <w:noProof/>
          <w:sz w:val="20"/>
          <w:szCs w:val="20"/>
        </w:rPr>
        <w:t>The two main contributions for this paper are presenting a large Arabic On-line Digits dataset and implementing an efficient on-line digit recognition system. In the dataset, we collected a new Arabic on-line digit from 300 writers. The paper also presents an on-line recognition system used to classify the user input strokes into digits. The system uses a combination of temporal and spatial features to recognize Arabic digits. The result shows the benefit of combining both the temporal and spatial features in the recognition rate. The system achieved 98.9 % which is higher than other comercial systems.</w:t>
      </w:r>
    </w:p>
    <w:p w:rsidR="003A4B85" w:rsidRPr="00D63A32" w:rsidRDefault="003A4B85" w:rsidP="00D63A32">
      <w:pPr>
        <w:tabs>
          <w:tab w:val="center" w:pos="4800"/>
          <w:tab w:val="right" w:pos="9500"/>
        </w:tabs>
        <w:jc w:val="both"/>
        <w:rPr>
          <w:noProof/>
          <w:sz w:val="20"/>
          <w:szCs w:val="20"/>
        </w:rPr>
      </w:pPr>
    </w:p>
    <w:p w:rsidR="003A4B85" w:rsidRPr="00D63A32" w:rsidRDefault="00D45462" w:rsidP="00D63A32">
      <w:pPr>
        <w:tabs>
          <w:tab w:val="center" w:pos="4800"/>
          <w:tab w:val="right" w:pos="9500"/>
        </w:tabs>
        <w:ind w:firstLine="720"/>
        <w:jc w:val="both"/>
        <w:rPr>
          <w:noProof/>
          <w:sz w:val="20"/>
          <w:szCs w:val="20"/>
        </w:rPr>
      </w:pPr>
      <w:r w:rsidRPr="00D63A32">
        <w:rPr>
          <w:b/>
          <w:bCs/>
          <w:noProof/>
          <w:sz w:val="20"/>
          <w:szCs w:val="20"/>
        </w:rPr>
        <w:t>Keywords:</w:t>
      </w:r>
      <w:r w:rsidR="003A4B85" w:rsidRPr="00D63A32">
        <w:rPr>
          <w:noProof/>
          <w:sz w:val="20"/>
          <w:szCs w:val="20"/>
        </w:rPr>
        <w:t xml:space="preserve"> </w:t>
      </w:r>
      <w:r w:rsidR="003A4B85" w:rsidRPr="00D63A32">
        <w:rPr>
          <w:b/>
          <w:bCs/>
          <w:noProof/>
          <w:sz w:val="20"/>
          <w:szCs w:val="20"/>
        </w:rPr>
        <w:t>On-line Handwriting Recognition; Handwritten Arabic digits; offline Handwriting Recognition; Two stage classifiers;</w:t>
      </w:r>
    </w:p>
    <w:p w:rsidR="003A4B85" w:rsidRPr="00D63A32" w:rsidRDefault="003A4B85" w:rsidP="00D63A32">
      <w:pPr>
        <w:tabs>
          <w:tab w:val="center" w:pos="4800"/>
          <w:tab w:val="right" w:pos="9500"/>
        </w:tabs>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r w:rsidRPr="00D63A32">
        <w:rPr>
          <w:b/>
          <w:bCs/>
          <w:noProof/>
        </w:rPr>
        <w:t xml:space="preserve">1  </w:t>
      </w:r>
      <w:bookmarkStart w:id="19" w:name="GrindEQpgref4d6f83201"/>
      <w:bookmarkEnd w:id="19"/>
      <w:r w:rsidRPr="00D63A32">
        <w:rPr>
          <w:b/>
          <w:bCs/>
          <w:noProof/>
        </w:rPr>
        <w:t>Introduction</w:t>
      </w:r>
    </w:p>
    <w:p w:rsidR="003A4B85" w:rsidRPr="00D63A32" w:rsidRDefault="00C0322F" w:rsidP="00D63A32">
      <w:pPr>
        <w:tabs>
          <w:tab w:val="center" w:pos="4800"/>
          <w:tab w:val="right" w:pos="9500"/>
        </w:tabs>
        <w:ind w:firstLine="720"/>
        <w:jc w:val="both"/>
        <w:rPr>
          <w:noProof/>
          <w:sz w:val="20"/>
          <w:szCs w:val="20"/>
        </w:rPr>
      </w:pPr>
      <w:r w:rsidRPr="00D63A32">
        <w:rPr>
          <w:noProof/>
          <w:sz w:val="20"/>
          <w:szCs w:val="20"/>
        </w:rPr>
        <w:t>The field of on-line handwriting recognitions is one of the most developed research area that can immensely improve human computer interaction.  Real-time on-line systems are currently under high demand in due to the hand held and PDA devices revolution. On-line handwriting system uses a tablet or an input device that traces the user movement. In those systems the recognizer stores a series of x and y coordinates that represents the user pen path.</w:t>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 xml:space="preserve">Even though Arabic handwriting has recently gained a lot of attention [?], the problem of on-line Arabic digits has been neglected for quite some time now. Most systems working on Arabic handwriting either focus on off-line Arabic character and digit recognition problems or only on-line Arabic character recognition problem . Specialized Arabic on-line Arabic digits systems are extremely rare. In [?] developed a method based on fractal theory and test them on on-line and offline Farsi digits. Most handwriting recognition systems are divided into three main phases; pre-processing, feature extraction and finally classification. Pre-processing phase is mainly concerned with removing device noise from user’s strokes. The goal of the feature extraction phase is to produce features that possess discriminating power to differentiate between the different classes. Current on-line handwriting recognition systems depend on either on-line or off-line features. In off-line features, the digits or characters are recognized using spatial features produced from the image of the character [?, ?]. In on-line features,the temporal and order information are used. For </w:t>
      </w:r>
      <w:r w:rsidRPr="00D63A32">
        <w:rPr>
          <w:noProof/>
          <w:sz w:val="20"/>
          <w:szCs w:val="20"/>
        </w:rPr>
        <w:lastRenderedPageBreak/>
        <w:t>example, various directional and pen trajectories features were used in on-line handwriting systems [?, ?]. Other on-line systems were based on stroke and dominant points features [?, ?]. Recently, some system tried to combine both spatial and temporal features to achieve better accuracy [?]. The final classification step depends on using a classifier to label the input feature vector into different characters or digits.</w:t>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The first contribution of this paper is presenting an Arabic On-line Digits Dataset collected form 300 writers. The second main contribution of this paper is introducing an efficient system to recognize on-line Arabic digits. The system is divided into pre-processing stage where the users use a tablet or input device to write Arabic digits to the system. After pre-processing, the features extraction stage computes a set of both on-line and off-line features from the users' strokes. The final stage uses the computed feature vector to classify the input into one of the Arabic digit. Table 1 shows Arabic digits from 0 to 9.</w:t>
      </w:r>
    </w:p>
    <w:p w:rsidR="00C0322F" w:rsidRPr="00D63A32" w:rsidRDefault="00C0322F"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Table  1: Arabic Printed and Handwritten Digits.</w:t>
      </w:r>
    </w:p>
    <w:tbl>
      <w:tblPr>
        <w:tblW w:w="4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098"/>
        <w:gridCol w:w="370"/>
        <w:gridCol w:w="370"/>
        <w:gridCol w:w="370"/>
        <w:gridCol w:w="370"/>
        <w:gridCol w:w="370"/>
        <w:gridCol w:w="370"/>
        <w:gridCol w:w="370"/>
        <w:gridCol w:w="370"/>
        <w:gridCol w:w="370"/>
        <w:gridCol w:w="371"/>
      </w:tblGrid>
      <w:tr w:rsidR="00D45462" w:rsidRPr="00D63A32" w:rsidTr="00D45462">
        <w:trPr>
          <w:trHeight w:val="408"/>
          <w:jc w:val="center"/>
        </w:trPr>
        <w:tc>
          <w:tcPr>
            <w:tcW w:w="1098" w:type="dxa"/>
            <w:vAlign w:val="center"/>
          </w:tcPr>
          <w:p w:rsidR="00D45462" w:rsidRPr="00D63A32" w:rsidRDefault="00D45462" w:rsidP="00D63A32">
            <w:pPr>
              <w:jc w:val="both"/>
              <w:rPr>
                <w:sz w:val="12"/>
                <w:szCs w:val="12"/>
              </w:rPr>
            </w:pPr>
            <w:r w:rsidRPr="00D63A32">
              <w:rPr>
                <w:sz w:val="12"/>
                <w:szCs w:val="12"/>
              </w:rPr>
              <w:t>Latin Equivalent</w:t>
            </w:r>
          </w:p>
        </w:tc>
        <w:tc>
          <w:tcPr>
            <w:tcW w:w="370" w:type="dxa"/>
            <w:vAlign w:val="center"/>
          </w:tcPr>
          <w:p w:rsidR="00D45462" w:rsidRPr="00D63A32" w:rsidRDefault="00D45462" w:rsidP="00D63A32">
            <w:pPr>
              <w:jc w:val="both"/>
              <w:rPr>
                <w:sz w:val="12"/>
                <w:szCs w:val="20"/>
              </w:rPr>
            </w:pPr>
            <w:r w:rsidRPr="00D63A32">
              <w:rPr>
                <w:sz w:val="12"/>
                <w:szCs w:val="20"/>
              </w:rPr>
              <w:t>0</w:t>
            </w:r>
          </w:p>
        </w:tc>
        <w:tc>
          <w:tcPr>
            <w:tcW w:w="370" w:type="dxa"/>
            <w:vAlign w:val="center"/>
          </w:tcPr>
          <w:p w:rsidR="00D45462" w:rsidRPr="00D63A32" w:rsidRDefault="00D45462" w:rsidP="00D63A32">
            <w:pPr>
              <w:jc w:val="both"/>
              <w:rPr>
                <w:sz w:val="12"/>
                <w:szCs w:val="20"/>
              </w:rPr>
            </w:pPr>
            <w:r w:rsidRPr="00D63A32">
              <w:rPr>
                <w:sz w:val="12"/>
                <w:szCs w:val="20"/>
              </w:rPr>
              <w:t>1</w:t>
            </w:r>
          </w:p>
        </w:tc>
        <w:tc>
          <w:tcPr>
            <w:tcW w:w="370" w:type="dxa"/>
            <w:vAlign w:val="center"/>
          </w:tcPr>
          <w:p w:rsidR="00D45462" w:rsidRPr="00D63A32" w:rsidRDefault="00D45462" w:rsidP="00D63A32">
            <w:pPr>
              <w:jc w:val="both"/>
              <w:rPr>
                <w:sz w:val="12"/>
                <w:szCs w:val="20"/>
              </w:rPr>
            </w:pPr>
            <w:r w:rsidRPr="00D63A32">
              <w:rPr>
                <w:sz w:val="12"/>
                <w:szCs w:val="20"/>
              </w:rPr>
              <w:t>2</w:t>
            </w:r>
          </w:p>
        </w:tc>
        <w:tc>
          <w:tcPr>
            <w:tcW w:w="370" w:type="dxa"/>
            <w:vAlign w:val="center"/>
          </w:tcPr>
          <w:p w:rsidR="00D45462" w:rsidRPr="00D63A32" w:rsidRDefault="00D45462" w:rsidP="00D63A32">
            <w:pPr>
              <w:jc w:val="both"/>
              <w:rPr>
                <w:sz w:val="12"/>
                <w:szCs w:val="20"/>
              </w:rPr>
            </w:pPr>
            <w:r w:rsidRPr="00D63A32">
              <w:rPr>
                <w:sz w:val="12"/>
                <w:szCs w:val="20"/>
              </w:rPr>
              <w:t>3</w:t>
            </w:r>
          </w:p>
        </w:tc>
        <w:tc>
          <w:tcPr>
            <w:tcW w:w="370" w:type="dxa"/>
            <w:vAlign w:val="center"/>
          </w:tcPr>
          <w:p w:rsidR="00D45462" w:rsidRPr="00D63A32" w:rsidRDefault="00D45462" w:rsidP="00D63A32">
            <w:pPr>
              <w:jc w:val="both"/>
              <w:rPr>
                <w:sz w:val="12"/>
                <w:szCs w:val="20"/>
              </w:rPr>
            </w:pPr>
            <w:r w:rsidRPr="00D63A32">
              <w:rPr>
                <w:sz w:val="12"/>
                <w:szCs w:val="20"/>
              </w:rPr>
              <w:t>4</w:t>
            </w:r>
          </w:p>
        </w:tc>
        <w:tc>
          <w:tcPr>
            <w:tcW w:w="370" w:type="dxa"/>
            <w:vAlign w:val="center"/>
          </w:tcPr>
          <w:p w:rsidR="00D45462" w:rsidRPr="00D63A32" w:rsidRDefault="00D45462" w:rsidP="00D63A32">
            <w:pPr>
              <w:jc w:val="both"/>
              <w:rPr>
                <w:sz w:val="12"/>
                <w:szCs w:val="20"/>
              </w:rPr>
            </w:pPr>
            <w:r w:rsidRPr="00D63A32">
              <w:rPr>
                <w:sz w:val="12"/>
                <w:szCs w:val="20"/>
              </w:rPr>
              <w:t>5</w:t>
            </w:r>
          </w:p>
        </w:tc>
        <w:tc>
          <w:tcPr>
            <w:tcW w:w="370" w:type="dxa"/>
            <w:vAlign w:val="center"/>
          </w:tcPr>
          <w:p w:rsidR="00D45462" w:rsidRPr="00D63A32" w:rsidRDefault="00D45462" w:rsidP="00D63A32">
            <w:pPr>
              <w:jc w:val="both"/>
              <w:rPr>
                <w:sz w:val="12"/>
                <w:szCs w:val="20"/>
              </w:rPr>
            </w:pPr>
            <w:r w:rsidRPr="00D63A32">
              <w:rPr>
                <w:sz w:val="12"/>
                <w:szCs w:val="20"/>
              </w:rPr>
              <w:t>6</w:t>
            </w:r>
          </w:p>
        </w:tc>
        <w:tc>
          <w:tcPr>
            <w:tcW w:w="370" w:type="dxa"/>
            <w:vAlign w:val="center"/>
          </w:tcPr>
          <w:p w:rsidR="00D45462" w:rsidRPr="00D63A32" w:rsidRDefault="00D45462" w:rsidP="00D63A32">
            <w:pPr>
              <w:jc w:val="both"/>
              <w:rPr>
                <w:sz w:val="12"/>
                <w:szCs w:val="20"/>
              </w:rPr>
            </w:pPr>
            <w:r w:rsidRPr="00D63A32">
              <w:rPr>
                <w:sz w:val="12"/>
                <w:szCs w:val="20"/>
              </w:rPr>
              <w:t>7</w:t>
            </w:r>
          </w:p>
        </w:tc>
        <w:tc>
          <w:tcPr>
            <w:tcW w:w="370" w:type="dxa"/>
            <w:vAlign w:val="center"/>
          </w:tcPr>
          <w:p w:rsidR="00D45462" w:rsidRPr="00D63A32" w:rsidRDefault="00D45462" w:rsidP="00D63A32">
            <w:pPr>
              <w:jc w:val="both"/>
              <w:rPr>
                <w:sz w:val="12"/>
                <w:szCs w:val="20"/>
              </w:rPr>
            </w:pPr>
            <w:r w:rsidRPr="00D63A32">
              <w:rPr>
                <w:sz w:val="12"/>
                <w:szCs w:val="20"/>
              </w:rPr>
              <w:t>8</w:t>
            </w:r>
          </w:p>
        </w:tc>
        <w:tc>
          <w:tcPr>
            <w:tcW w:w="371" w:type="dxa"/>
            <w:vAlign w:val="center"/>
          </w:tcPr>
          <w:p w:rsidR="00D45462" w:rsidRPr="00D63A32" w:rsidRDefault="00D45462" w:rsidP="00D63A32">
            <w:pPr>
              <w:jc w:val="both"/>
              <w:rPr>
                <w:sz w:val="12"/>
                <w:szCs w:val="20"/>
              </w:rPr>
            </w:pPr>
            <w:r w:rsidRPr="00D63A32">
              <w:rPr>
                <w:sz w:val="12"/>
                <w:szCs w:val="20"/>
              </w:rPr>
              <w:t>9</w:t>
            </w:r>
          </w:p>
        </w:tc>
      </w:tr>
      <w:tr w:rsidR="00D45462" w:rsidRPr="00D63A32" w:rsidTr="00D45462">
        <w:trPr>
          <w:trHeight w:val="408"/>
          <w:jc w:val="center"/>
        </w:trPr>
        <w:tc>
          <w:tcPr>
            <w:tcW w:w="1098" w:type="dxa"/>
            <w:vAlign w:val="center"/>
          </w:tcPr>
          <w:p w:rsidR="00D45462" w:rsidRPr="00D63A32" w:rsidRDefault="00D45462" w:rsidP="00D63A32">
            <w:pPr>
              <w:jc w:val="both"/>
              <w:rPr>
                <w:sz w:val="12"/>
                <w:szCs w:val="20"/>
              </w:rPr>
            </w:pPr>
            <w:r w:rsidRPr="00D63A32">
              <w:rPr>
                <w:sz w:val="12"/>
                <w:szCs w:val="20"/>
              </w:rPr>
              <w:t>Printed</w:t>
            </w:r>
          </w:p>
        </w:tc>
        <w:tc>
          <w:tcPr>
            <w:tcW w:w="370" w:type="dxa"/>
            <w:vAlign w:val="center"/>
          </w:tcPr>
          <w:p w:rsidR="00D45462" w:rsidRPr="00D63A32" w:rsidRDefault="00D45462" w:rsidP="00D63A32">
            <w:pPr>
              <w:jc w:val="both"/>
              <w:rPr>
                <w:rFonts w:eastAsia="SimSun"/>
                <w:sz w:val="20"/>
                <w:szCs w:val="20"/>
              </w:rPr>
            </w:pPr>
            <w:r w:rsidRPr="00D63A32">
              <w:rPr>
                <w:rFonts w:eastAsia="SimSun"/>
                <w:noProof/>
                <w:sz w:val="20"/>
                <w:szCs w:val="20"/>
              </w:rPr>
              <w:drawing>
                <wp:inline distT="0" distB="0" distL="0" distR="0">
                  <wp:extent cx="114300" cy="161925"/>
                  <wp:effectExtent l="19050" t="0" r="0" b="0"/>
                  <wp:docPr id="28" name="Picture 28" descr="P%20Farsi%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20Farsi%200"/>
                          <pic:cNvPicPr>
                            <a:picLocks noChangeAspect="1" noChangeArrowheads="1"/>
                          </pic:cNvPicPr>
                        </pic:nvPicPr>
                        <pic:blipFill>
                          <a:blip r:embed="rId7">
                            <a:grayscl/>
                          </a:blip>
                          <a:srcRect/>
                          <a:stretch>
                            <a:fillRect/>
                          </a:stretch>
                        </pic:blipFill>
                        <pic:spPr bwMode="auto">
                          <a:xfrm>
                            <a:off x="0" y="0"/>
                            <a:ext cx="114300" cy="161925"/>
                          </a:xfrm>
                          <a:prstGeom prst="rect">
                            <a:avLst/>
                          </a:prstGeom>
                          <a:noFill/>
                          <a:ln w="9525">
                            <a:noFill/>
                            <a:miter lim="800000"/>
                            <a:headEnd/>
                            <a:tailEnd/>
                          </a:ln>
                        </pic:spPr>
                      </pic:pic>
                    </a:graphicData>
                  </a:graphic>
                </wp:inline>
              </w:drawing>
            </w:r>
          </w:p>
        </w:tc>
        <w:tc>
          <w:tcPr>
            <w:tcW w:w="370" w:type="dxa"/>
            <w:vAlign w:val="center"/>
          </w:tcPr>
          <w:p w:rsidR="00D45462" w:rsidRPr="00D63A32" w:rsidRDefault="00D45462" w:rsidP="00D63A32">
            <w:pPr>
              <w:jc w:val="both"/>
              <w:rPr>
                <w:rFonts w:eastAsia="SimSun"/>
                <w:sz w:val="20"/>
                <w:szCs w:val="20"/>
              </w:rPr>
            </w:pPr>
            <w:r w:rsidRPr="00D63A32">
              <w:rPr>
                <w:rFonts w:eastAsia="SimSun"/>
                <w:noProof/>
                <w:sz w:val="20"/>
                <w:szCs w:val="20"/>
              </w:rPr>
              <w:drawing>
                <wp:inline distT="0" distB="0" distL="0" distR="0">
                  <wp:extent cx="114300" cy="200025"/>
                  <wp:effectExtent l="19050" t="0" r="0" b="0"/>
                  <wp:docPr id="29" name="Picture 29" descr="P%20Farsi%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20Farsi%201"/>
                          <pic:cNvPicPr>
                            <a:picLocks noChangeAspect="1" noChangeArrowheads="1"/>
                          </pic:cNvPicPr>
                        </pic:nvPicPr>
                        <pic:blipFill>
                          <a:blip r:embed="rId8">
                            <a:grayscl/>
                          </a:blip>
                          <a:srcRect l="17311" r="17311"/>
                          <a:stretch>
                            <a:fillRect/>
                          </a:stretch>
                        </pic:blipFill>
                        <pic:spPr bwMode="auto">
                          <a:xfrm>
                            <a:off x="0" y="0"/>
                            <a:ext cx="114300" cy="200025"/>
                          </a:xfrm>
                          <a:prstGeom prst="rect">
                            <a:avLst/>
                          </a:prstGeom>
                          <a:noFill/>
                          <a:ln w="9525">
                            <a:noFill/>
                            <a:miter lim="800000"/>
                            <a:headEnd/>
                            <a:tailEnd/>
                          </a:ln>
                        </pic:spPr>
                      </pic:pic>
                    </a:graphicData>
                  </a:graphic>
                </wp:inline>
              </w:drawing>
            </w:r>
          </w:p>
        </w:tc>
        <w:tc>
          <w:tcPr>
            <w:tcW w:w="370" w:type="dxa"/>
            <w:vAlign w:val="center"/>
          </w:tcPr>
          <w:p w:rsidR="00D45462" w:rsidRPr="00D63A32" w:rsidRDefault="00D45462" w:rsidP="00D63A32">
            <w:pPr>
              <w:jc w:val="both"/>
              <w:rPr>
                <w:rFonts w:eastAsia="SimSun"/>
                <w:sz w:val="20"/>
                <w:szCs w:val="20"/>
              </w:rPr>
            </w:pPr>
            <w:r w:rsidRPr="00D63A32">
              <w:rPr>
                <w:rFonts w:eastAsia="SimSun"/>
                <w:noProof/>
                <w:sz w:val="20"/>
                <w:szCs w:val="20"/>
              </w:rPr>
              <w:drawing>
                <wp:inline distT="0" distB="0" distL="0" distR="0">
                  <wp:extent cx="123825" cy="161925"/>
                  <wp:effectExtent l="19050" t="0" r="9525" b="0"/>
                  <wp:docPr id="30" name="Picture 30" descr="P%20Farsi%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20Farsi%202"/>
                          <pic:cNvPicPr>
                            <a:picLocks noChangeAspect="1" noChangeArrowheads="1"/>
                          </pic:cNvPicPr>
                        </pic:nvPicPr>
                        <pic:blipFill>
                          <a:blip r:embed="rId9">
                            <a:grayscl/>
                          </a:blip>
                          <a:srcRect l="14491" r="12679"/>
                          <a:stretch>
                            <a:fillRect/>
                          </a:stretch>
                        </pic:blipFill>
                        <pic:spPr bwMode="auto">
                          <a:xfrm>
                            <a:off x="0" y="0"/>
                            <a:ext cx="123825" cy="161925"/>
                          </a:xfrm>
                          <a:prstGeom prst="rect">
                            <a:avLst/>
                          </a:prstGeom>
                          <a:noFill/>
                          <a:ln w="9525">
                            <a:noFill/>
                            <a:miter lim="800000"/>
                            <a:headEnd/>
                            <a:tailEnd/>
                          </a:ln>
                        </pic:spPr>
                      </pic:pic>
                    </a:graphicData>
                  </a:graphic>
                </wp:inline>
              </w:drawing>
            </w:r>
          </w:p>
        </w:tc>
        <w:tc>
          <w:tcPr>
            <w:tcW w:w="370" w:type="dxa"/>
            <w:vAlign w:val="center"/>
          </w:tcPr>
          <w:p w:rsidR="00D45462" w:rsidRPr="00D63A32" w:rsidRDefault="00D45462" w:rsidP="00D63A32">
            <w:pPr>
              <w:jc w:val="both"/>
              <w:rPr>
                <w:rFonts w:eastAsia="SimSun"/>
                <w:sz w:val="20"/>
                <w:szCs w:val="20"/>
              </w:rPr>
            </w:pPr>
            <w:r w:rsidRPr="00D63A32">
              <w:rPr>
                <w:rFonts w:eastAsia="SimSun"/>
                <w:noProof/>
                <w:sz w:val="20"/>
                <w:szCs w:val="20"/>
              </w:rPr>
              <w:drawing>
                <wp:inline distT="0" distB="0" distL="0" distR="0">
                  <wp:extent cx="133350" cy="180975"/>
                  <wp:effectExtent l="19050" t="0" r="0" b="0"/>
                  <wp:docPr id="31" name="Picture 31" descr="P%20Farsi%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20Farsi%203"/>
                          <pic:cNvPicPr>
                            <a:picLocks noChangeAspect="1" noChangeArrowheads="1"/>
                          </pic:cNvPicPr>
                        </pic:nvPicPr>
                        <pic:blipFill>
                          <a:blip r:embed="rId10">
                            <a:grayscl/>
                          </a:blip>
                          <a:srcRect/>
                          <a:stretch>
                            <a:fillRect/>
                          </a:stretch>
                        </pic:blipFill>
                        <pic:spPr bwMode="auto">
                          <a:xfrm>
                            <a:off x="0" y="0"/>
                            <a:ext cx="133350" cy="180975"/>
                          </a:xfrm>
                          <a:prstGeom prst="rect">
                            <a:avLst/>
                          </a:prstGeom>
                          <a:noFill/>
                          <a:ln w="9525">
                            <a:noFill/>
                            <a:miter lim="800000"/>
                            <a:headEnd/>
                            <a:tailEnd/>
                          </a:ln>
                        </pic:spPr>
                      </pic:pic>
                    </a:graphicData>
                  </a:graphic>
                </wp:inline>
              </w:drawing>
            </w:r>
          </w:p>
        </w:tc>
        <w:tc>
          <w:tcPr>
            <w:tcW w:w="370" w:type="dxa"/>
            <w:vAlign w:val="center"/>
          </w:tcPr>
          <w:p w:rsidR="00D45462" w:rsidRPr="00D63A32" w:rsidRDefault="00D45462" w:rsidP="00D63A32">
            <w:pPr>
              <w:jc w:val="both"/>
              <w:rPr>
                <w:rFonts w:eastAsia="SimSun"/>
                <w:sz w:val="20"/>
                <w:szCs w:val="20"/>
              </w:rPr>
            </w:pPr>
            <w:r w:rsidRPr="00D63A32">
              <w:rPr>
                <w:rFonts w:eastAsia="SimSun"/>
                <w:noProof/>
                <w:sz w:val="20"/>
                <w:szCs w:val="20"/>
              </w:rPr>
              <w:drawing>
                <wp:inline distT="0" distB="0" distL="0" distR="0">
                  <wp:extent cx="133350" cy="180975"/>
                  <wp:effectExtent l="19050" t="0" r="0" b="0"/>
                  <wp:docPr id="32" name="Picture 32" descr="P%20Arabic%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20Arabic%204"/>
                          <pic:cNvPicPr>
                            <a:picLocks noChangeAspect="1" noChangeArrowheads="1"/>
                          </pic:cNvPicPr>
                        </pic:nvPicPr>
                        <pic:blipFill>
                          <a:blip r:embed="rId11">
                            <a:grayscl/>
                          </a:blip>
                          <a:srcRect/>
                          <a:stretch>
                            <a:fillRect/>
                          </a:stretch>
                        </pic:blipFill>
                        <pic:spPr bwMode="auto">
                          <a:xfrm>
                            <a:off x="0" y="0"/>
                            <a:ext cx="133350" cy="180975"/>
                          </a:xfrm>
                          <a:prstGeom prst="rect">
                            <a:avLst/>
                          </a:prstGeom>
                          <a:noFill/>
                          <a:ln w="9525">
                            <a:noFill/>
                            <a:miter lim="800000"/>
                            <a:headEnd/>
                            <a:tailEnd/>
                          </a:ln>
                        </pic:spPr>
                      </pic:pic>
                    </a:graphicData>
                  </a:graphic>
                </wp:inline>
              </w:drawing>
            </w:r>
          </w:p>
        </w:tc>
        <w:tc>
          <w:tcPr>
            <w:tcW w:w="370" w:type="dxa"/>
            <w:vAlign w:val="center"/>
          </w:tcPr>
          <w:p w:rsidR="00D45462" w:rsidRPr="00D63A32" w:rsidRDefault="00D45462" w:rsidP="00D63A32">
            <w:pPr>
              <w:jc w:val="both"/>
              <w:rPr>
                <w:rFonts w:eastAsia="SimSun"/>
                <w:sz w:val="20"/>
                <w:szCs w:val="20"/>
              </w:rPr>
            </w:pPr>
            <w:r w:rsidRPr="00D63A32">
              <w:rPr>
                <w:rFonts w:eastAsia="SimSun"/>
                <w:noProof/>
                <w:sz w:val="20"/>
                <w:szCs w:val="20"/>
              </w:rPr>
              <w:drawing>
                <wp:inline distT="0" distB="0" distL="0" distR="0">
                  <wp:extent cx="171450" cy="142875"/>
                  <wp:effectExtent l="19050" t="0" r="0" b="0"/>
                  <wp:docPr id="33" name="Picture 33" descr="P%20Arabic%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20Arabic%205"/>
                          <pic:cNvPicPr>
                            <a:picLocks noChangeAspect="1" noChangeArrowheads="1"/>
                          </pic:cNvPicPr>
                        </pic:nvPicPr>
                        <pic:blipFill>
                          <a:blip r:embed="rId12">
                            <a:grayscl/>
                          </a:blip>
                          <a:srcRect b="24774"/>
                          <a:stretch>
                            <a:fillRect/>
                          </a:stretch>
                        </pic:blipFill>
                        <pic:spPr bwMode="auto">
                          <a:xfrm>
                            <a:off x="0" y="0"/>
                            <a:ext cx="171450" cy="142875"/>
                          </a:xfrm>
                          <a:prstGeom prst="rect">
                            <a:avLst/>
                          </a:prstGeom>
                          <a:noFill/>
                          <a:ln w="9525">
                            <a:noFill/>
                            <a:miter lim="800000"/>
                            <a:headEnd/>
                            <a:tailEnd/>
                          </a:ln>
                        </pic:spPr>
                      </pic:pic>
                    </a:graphicData>
                  </a:graphic>
                </wp:inline>
              </w:drawing>
            </w:r>
          </w:p>
        </w:tc>
        <w:tc>
          <w:tcPr>
            <w:tcW w:w="370" w:type="dxa"/>
            <w:vAlign w:val="center"/>
          </w:tcPr>
          <w:p w:rsidR="00D45462" w:rsidRPr="00D63A32" w:rsidRDefault="00D45462" w:rsidP="00D63A32">
            <w:pPr>
              <w:jc w:val="both"/>
              <w:rPr>
                <w:rFonts w:eastAsia="SimSun"/>
                <w:sz w:val="20"/>
                <w:szCs w:val="20"/>
              </w:rPr>
            </w:pPr>
            <w:r w:rsidRPr="00D63A32">
              <w:rPr>
                <w:rFonts w:eastAsia="SimSun"/>
                <w:noProof/>
                <w:sz w:val="20"/>
                <w:szCs w:val="20"/>
              </w:rPr>
              <w:drawing>
                <wp:inline distT="0" distB="0" distL="0" distR="0">
                  <wp:extent cx="123825" cy="161925"/>
                  <wp:effectExtent l="19050" t="0" r="9525" b="0"/>
                  <wp:docPr id="34" name="Picture 34" descr="P%20Arabic%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20Arabic%206"/>
                          <pic:cNvPicPr>
                            <a:picLocks noChangeAspect="1" noChangeArrowheads="1"/>
                          </pic:cNvPicPr>
                        </pic:nvPicPr>
                        <pic:blipFill>
                          <a:blip r:embed="rId13">
                            <a:grayscl/>
                          </a:blip>
                          <a:srcRect/>
                          <a:stretch>
                            <a:fillRect/>
                          </a:stretch>
                        </pic:blipFill>
                        <pic:spPr bwMode="auto">
                          <a:xfrm>
                            <a:off x="0" y="0"/>
                            <a:ext cx="123825" cy="161925"/>
                          </a:xfrm>
                          <a:prstGeom prst="rect">
                            <a:avLst/>
                          </a:prstGeom>
                          <a:noFill/>
                          <a:ln w="9525">
                            <a:noFill/>
                            <a:miter lim="800000"/>
                            <a:headEnd/>
                            <a:tailEnd/>
                          </a:ln>
                        </pic:spPr>
                      </pic:pic>
                    </a:graphicData>
                  </a:graphic>
                </wp:inline>
              </w:drawing>
            </w:r>
          </w:p>
        </w:tc>
        <w:tc>
          <w:tcPr>
            <w:tcW w:w="370" w:type="dxa"/>
            <w:vAlign w:val="center"/>
          </w:tcPr>
          <w:p w:rsidR="00D45462" w:rsidRPr="00D63A32" w:rsidRDefault="00D45462" w:rsidP="00D63A32">
            <w:pPr>
              <w:jc w:val="both"/>
              <w:rPr>
                <w:rFonts w:eastAsia="SimSun"/>
                <w:sz w:val="20"/>
                <w:szCs w:val="20"/>
              </w:rPr>
            </w:pPr>
            <w:r w:rsidRPr="00D63A32">
              <w:rPr>
                <w:rFonts w:eastAsia="SimSun"/>
                <w:noProof/>
                <w:sz w:val="20"/>
                <w:szCs w:val="20"/>
              </w:rPr>
              <w:drawing>
                <wp:inline distT="0" distB="0" distL="0" distR="0">
                  <wp:extent cx="114300" cy="209550"/>
                  <wp:effectExtent l="19050" t="0" r="0" b="0"/>
                  <wp:docPr id="35" name="Picture 35" descr="P%20Farsi%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20Farsi%207"/>
                          <pic:cNvPicPr>
                            <a:picLocks noChangeAspect="1" noChangeArrowheads="1"/>
                          </pic:cNvPicPr>
                        </pic:nvPicPr>
                        <pic:blipFill>
                          <a:blip r:embed="rId14">
                            <a:grayscl/>
                          </a:blip>
                          <a:srcRect/>
                          <a:stretch>
                            <a:fillRect/>
                          </a:stretch>
                        </pic:blipFill>
                        <pic:spPr bwMode="auto">
                          <a:xfrm>
                            <a:off x="0" y="0"/>
                            <a:ext cx="114300" cy="209550"/>
                          </a:xfrm>
                          <a:prstGeom prst="rect">
                            <a:avLst/>
                          </a:prstGeom>
                          <a:noFill/>
                          <a:ln w="9525">
                            <a:noFill/>
                            <a:miter lim="800000"/>
                            <a:headEnd/>
                            <a:tailEnd/>
                          </a:ln>
                        </pic:spPr>
                      </pic:pic>
                    </a:graphicData>
                  </a:graphic>
                </wp:inline>
              </w:drawing>
            </w:r>
          </w:p>
        </w:tc>
        <w:tc>
          <w:tcPr>
            <w:tcW w:w="370" w:type="dxa"/>
            <w:vAlign w:val="center"/>
          </w:tcPr>
          <w:p w:rsidR="00D45462" w:rsidRPr="00D63A32" w:rsidRDefault="00D45462" w:rsidP="00D63A32">
            <w:pPr>
              <w:jc w:val="both"/>
              <w:rPr>
                <w:rFonts w:eastAsia="SimSun"/>
                <w:sz w:val="20"/>
                <w:szCs w:val="20"/>
              </w:rPr>
            </w:pPr>
            <w:r w:rsidRPr="00D63A32">
              <w:rPr>
                <w:rFonts w:eastAsia="SimSun"/>
                <w:noProof/>
                <w:sz w:val="20"/>
                <w:szCs w:val="20"/>
              </w:rPr>
              <w:drawing>
                <wp:inline distT="0" distB="0" distL="0" distR="0">
                  <wp:extent cx="180975" cy="200025"/>
                  <wp:effectExtent l="19050" t="0" r="9525" b="0"/>
                  <wp:docPr id="36" name="Picture 36" descr="P%20Farsi%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20Farsi%208"/>
                          <pic:cNvPicPr>
                            <a:picLocks noChangeAspect="1" noChangeArrowheads="1"/>
                          </pic:cNvPicPr>
                        </pic:nvPicPr>
                        <pic:blipFill>
                          <a:blip r:embed="rId15">
                            <a:grayscl/>
                          </a:blip>
                          <a:srcRect/>
                          <a:stretch>
                            <a:fillRect/>
                          </a:stretch>
                        </pic:blipFill>
                        <pic:spPr bwMode="auto">
                          <a:xfrm>
                            <a:off x="0" y="0"/>
                            <a:ext cx="180975" cy="200025"/>
                          </a:xfrm>
                          <a:prstGeom prst="rect">
                            <a:avLst/>
                          </a:prstGeom>
                          <a:noFill/>
                          <a:ln w="9525">
                            <a:noFill/>
                            <a:miter lim="800000"/>
                            <a:headEnd/>
                            <a:tailEnd/>
                          </a:ln>
                        </pic:spPr>
                      </pic:pic>
                    </a:graphicData>
                  </a:graphic>
                </wp:inline>
              </w:drawing>
            </w:r>
          </w:p>
        </w:tc>
        <w:tc>
          <w:tcPr>
            <w:tcW w:w="371" w:type="dxa"/>
            <w:vAlign w:val="center"/>
          </w:tcPr>
          <w:p w:rsidR="00D45462" w:rsidRPr="00D63A32" w:rsidRDefault="00D45462" w:rsidP="00D63A32">
            <w:pPr>
              <w:jc w:val="both"/>
              <w:rPr>
                <w:rFonts w:eastAsia="SimSun"/>
                <w:sz w:val="20"/>
                <w:szCs w:val="20"/>
              </w:rPr>
            </w:pPr>
            <w:r w:rsidRPr="00D63A32">
              <w:rPr>
                <w:rFonts w:eastAsia="SimSun"/>
                <w:noProof/>
                <w:sz w:val="20"/>
                <w:szCs w:val="20"/>
              </w:rPr>
              <w:drawing>
                <wp:inline distT="0" distB="0" distL="0" distR="0">
                  <wp:extent cx="152400" cy="180975"/>
                  <wp:effectExtent l="19050" t="0" r="0" b="0"/>
                  <wp:docPr id="37" name="Picture 37" descr="P%20Farsi%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20Farsi%209"/>
                          <pic:cNvPicPr>
                            <a:picLocks noChangeAspect="1" noChangeArrowheads="1"/>
                          </pic:cNvPicPr>
                        </pic:nvPicPr>
                        <pic:blipFill>
                          <a:blip r:embed="rId16">
                            <a:grayscl/>
                          </a:blip>
                          <a:srcRect/>
                          <a:stretch>
                            <a:fillRect/>
                          </a:stretch>
                        </pic:blipFill>
                        <pic:spPr bwMode="auto">
                          <a:xfrm>
                            <a:off x="0" y="0"/>
                            <a:ext cx="152400" cy="180975"/>
                          </a:xfrm>
                          <a:prstGeom prst="rect">
                            <a:avLst/>
                          </a:prstGeom>
                          <a:noFill/>
                          <a:ln w="9525">
                            <a:noFill/>
                            <a:miter lim="800000"/>
                            <a:headEnd/>
                            <a:tailEnd/>
                          </a:ln>
                        </pic:spPr>
                      </pic:pic>
                    </a:graphicData>
                  </a:graphic>
                </wp:inline>
              </w:drawing>
            </w:r>
          </w:p>
        </w:tc>
      </w:tr>
      <w:tr w:rsidR="00D45462" w:rsidRPr="00D63A32" w:rsidTr="00D45462">
        <w:trPr>
          <w:trHeight w:val="408"/>
          <w:jc w:val="center"/>
        </w:trPr>
        <w:tc>
          <w:tcPr>
            <w:tcW w:w="1098" w:type="dxa"/>
            <w:vAlign w:val="center"/>
          </w:tcPr>
          <w:p w:rsidR="00D45462" w:rsidRPr="00D63A32" w:rsidRDefault="00D45462" w:rsidP="00D63A32">
            <w:pPr>
              <w:jc w:val="both"/>
              <w:rPr>
                <w:sz w:val="12"/>
                <w:szCs w:val="20"/>
              </w:rPr>
            </w:pPr>
            <w:r w:rsidRPr="00D63A32">
              <w:rPr>
                <w:sz w:val="12"/>
                <w:szCs w:val="20"/>
              </w:rPr>
              <w:t>Typical Handwritten</w:t>
            </w:r>
          </w:p>
        </w:tc>
        <w:tc>
          <w:tcPr>
            <w:tcW w:w="370" w:type="dxa"/>
            <w:vAlign w:val="center"/>
          </w:tcPr>
          <w:p w:rsidR="00D45462" w:rsidRPr="00D63A32" w:rsidRDefault="00D45462" w:rsidP="00D63A32">
            <w:pPr>
              <w:jc w:val="both"/>
              <w:rPr>
                <w:rFonts w:eastAsia="SimSun"/>
                <w:sz w:val="20"/>
                <w:szCs w:val="20"/>
              </w:rPr>
            </w:pPr>
            <w:r w:rsidRPr="00D63A32">
              <w:rPr>
                <w:rFonts w:eastAsia="SimSun"/>
                <w:noProof/>
                <w:sz w:val="20"/>
                <w:szCs w:val="20"/>
              </w:rPr>
              <w:drawing>
                <wp:inline distT="0" distB="0" distL="0" distR="0">
                  <wp:extent cx="152400" cy="152400"/>
                  <wp:effectExtent l="19050" t="0" r="0" b="0"/>
                  <wp:docPr id="38" name="Picture 38" descr="H%20Farsi%200%20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20Farsi%200%20other"/>
                          <pic:cNvPicPr>
                            <a:picLocks noChangeAspect="1" noChangeArrowheads="1"/>
                          </pic:cNvPicPr>
                        </pic:nvPicPr>
                        <pic:blipFill>
                          <a:blip r:embed="rId17">
                            <a:grayscl/>
                          </a:blip>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370" w:type="dxa"/>
            <w:vAlign w:val="center"/>
          </w:tcPr>
          <w:p w:rsidR="00D45462" w:rsidRPr="00D63A32" w:rsidRDefault="00D45462" w:rsidP="00D63A32">
            <w:pPr>
              <w:jc w:val="both"/>
              <w:rPr>
                <w:rFonts w:eastAsia="SimSun"/>
                <w:sz w:val="20"/>
                <w:szCs w:val="20"/>
              </w:rPr>
            </w:pPr>
            <w:r w:rsidRPr="00D63A32">
              <w:rPr>
                <w:rFonts w:eastAsia="SimSun"/>
                <w:noProof/>
                <w:sz w:val="20"/>
                <w:szCs w:val="20"/>
              </w:rPr>
              <w:drawing>
                <wp:inline distT="0" distB="0" distL="0" distR="0">
                  <wp:extent cx="123825" cy="190500"/>
                  <wp:effectExtent l="19050" t="0" r="9525" b="0"/>
                  <wp:docPr id="39" name="Picture 39" descr="H%20Farsi%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20Farsi%201"/>
                          <pic:cNvPicPr>
                            <a:picLocks noChangeAspect="1" noChangeArrowheads="1"/>
                          </pic:cNvPicPr>
                        </pic:nvPicPr>
                        <pic:blipFill>
                          <a:blip r:embed="rId18">
                            <a:grayscl/>
                          </a:blip>
                          <a:srcRect/>
                          <a:stretch>
                            <a:fillRect/>
                          </a:stretch>
                        </pic:blipFill>
                        <pic:spPr bwMode="auto">
                          <a:xfrm>
                            <a:off x="0" y="0"/>
                            <a:ext cx="123825" cy="190500"/>
                          </a:xfrm>
                          <a:prstGeom prst="rect">
                            <a:avLst/>
                          </a:prstGeom>
                          <a:noFill/>
                          <a:ln w="9525">
                            <a:noFill/>
                            <a:miter lim="800000"/>
                            <a:headEnd/>
                            <a:tailEnd/>
                          </a:ln>
                        </pic:spPr>
                      </pic:pic>
                    </a:graphicData>
                  </a:graphic>
                </wp:inline>
              </w:drawing>
            </w:r>
          </w:p>
        </w:tc>
        <w:tc>
          <w:tcPr>
            <w:tcW w:w="370" w:type="dxa"/>
            <w:vAlign w:val="center"/>
          </w:tcPr>
          <w:p w:rsidR="00D45462" w:rsidRPr="00D63A32" w:rsidRDefault="00D45462" w:rsidP="00D63A32">
            <w:pPr>
              <w:jc w:val="both"/>
              <w:rPr>
                <w:rFonts w:eastAsia="SimSun"/>
                <w:sz w:val="20"/>
                <w:szCs w:val="20"/>
              </w:rPr>
            </w:pPr>
            <w:r w:rsidRPr="00D63A32">
              <w:rPr>
                <w:rFonts w:eastAsia="SimSun"/>
                <w:noProof/>
                <w:sz w:val="20"/>
                <w:szCs w:val="20"/>
              </w:rPr>
              <w:drawing>
                <wp:inline distT="0" distB="0" distL="0" distR="0">
                  <wp:extent cx="123825" cy="123825"/>
                  <wp:effectExtent l="19050" t="0" r="9525" b="0"/>
                  <wp:docPr id="40" name="Picture 40" descr="H%20Arabic%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20Arabic%202"/>
                          <pic:cNvPicPr>
                            <a:picLocks noChangeAspect="1" noChangeArrowheads="1"/>
                          </pic:cNvPicPr>
                        </pic:nvPicPr>
                        <pic:blipFill>
                          <a:blip r:embed="rId19">
                            <a:grayscl/>
                          </a:blip>
                          <a:srcRect/>
                          <a:stretch>
                            <a:fillRect/>
                          </a:stretch>
                        </pic:blipFill>
                        <pic:spPr bwMode="auto">
                          <a:xfrm>
                            <a:off x="0" y="0"/>
                            <a:ext cx="123825" cy="123825"/>
                          </a:xfrm>
                          <a:prstGeom prst="rect">
                            <a:avLst/>
                          </a:prstGeom>
                          <a:noFill/>
                          <a:ln w="9525">
                            <a:noFill/>
                            <a:miter lim="800000"/>
                            <a:headEnd/>
                            <a:tailEnd/>
                          </a:ln>
                        </pic:spPr>
                      </pic:pic>
                    </a:graphicData>
                  </a:graphic>
                </wp:inline>
              </w:drawing>
            </w:r>
          </w:p>
        </w:tc>
        <w:tc>
          <w:tcPr>
            <w:tcW w:w="370" w:type="dxa"/>
            <w:vAlign w:val="center"/>
          </w:tcPr>
          <w:p w:rsidR="00D45462" w:rsidRPr="00D63A32" w:rsidRDefault="00D45462" w:rsidP="00D63A32">
            <w:pPr>
              <w:jc w:val="both"/>
              <w:rPr>
                <w:rFonts w:eastAsia="SimSun"/>
                <w:sz w:val="20"/>
                <w:szCs w:val="20"/>
              </w:rPr>
            </w:pPr>
            <w:r w:rsidRPr="00D63A32">
              <w:rPr>
                <w:rFonts w:eastAsia="SimSun"/>
                <w:noProof/>
                <w:sz w:val="20"/>
                <w:szCs w:val="20"/>
              </w:rPr>
              <w:drawing>
                <wp:inline distT="0" distB="0" distL="0" distR="0">
                  <wp:extent cx="123825" cy="142875"/>
                  <wp:effectExtent l="19050" t="0" r="9525" b="0"/>
                  <wp:docPr id="41" name="Picture 41" descr="H%20Arabic%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20Arabic%203"/>
                          <pic:cNvPicPr>
                            <a:picLocks noChangeAspect="1" noChangeArrowheads="1"/>
                          </pic:cNvPicPr>
                        </pic:nvPicPr>
                        <pic:blipFill>
                          <a:blip r:embed="rId20">
                            <a:grayscl/>
                          </a:blip>
                          <a:srcRect/>
                          <a:stretch>
                            <a:fillRect/>
                          </a:stretch>
                        </pic:blipFill>
                        <pic:spPr bwMode="auto">
                          <a:xfrm>
                            <a:off x="0" y="0"/>
                            <a:ext cx="123825" cy="142875"/>
                          </a:xfrm>
                          <a:prstGeom prst="rect">
                            <a:avLst/>
                          </a:prstGeom>
                          <a:noFill/>
                          <a:ln w="9525">
                            <a:noFill/>
                            <a:miter lim="800000"/>
                            <a:headEnd/>
                            <a:tailEnd/>
                          </a:ln>
                        </pic:spPr>
                      </pic:pic>
                    </a:graphicData>
                  </a:graphic>
                </wp:inline>
              </w:drawing>
            </w:r>
          </w:p>
        </w:tc>
        <w:tc>
          <w:tcPr>
            <w:tcW w:w="370" w:type="dxa"/>
            <w:vAlign w:val="center"/>
          </w:tcPr>
          <w:p w:rsidR="00D45462" w:rsidRPr="00D63A32" w:rsidRDefault="00D45462" w:rsidP="00D63A32">
            <w:pPr>
              <w:jc w:val="both"/>
              <w:rPr>
                <w:rFonts w:eastAsia="SimSun"/>
                <w:sz w:val="20"/>
                <w:szCs w:val="20"/>
              </w:rPr>
            </w:pPr>
            <w:r w:rsidRPr="00D63A32">
              <w:rPr>
                <w:rFonts w:eastAsia="SimSun"/>
                <w:noProof/>
                <w:sz w:val="20"/>
                <w:szCs w:val="20"/>
              </w:rPr>
              <w:drawing>
                <wp:inline distT="0" distB="0" distL="0" distR="0">
                  <wp:extent cx="133350" cy="161925"/>
                  <wp:effectExtent l="19050" t="0" r="0" b="0"/>
                  <wp:docPr id="42" name="Picture 42" descr="H%20Arabic%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20Arabic%204"/>
                          <pic:cNvPicPr>
                            <a:picLocks noChangeAspect="1" noChangeArrowheads="1"/>
                          </pic:cNvPicPr>
                        </pic:nvPicPr>
                        <pic:blipFill>
                          <a:blip r:embed="rId21">
                            <a:grayscl/>
                          </a:blip>
                          <a:srcRect/>
                          <a:stretch>
                            <a:fillRect/>
                          </a:stretch>
                        </pic:blipFill>
                        <pic:spPr bwMode="auto">
                          <a:xfrm>
                            <a:off x="0" y="0"/>
                            <a:ext cx="133350" cy="161925"/>
                          </a:xfrm>
                          <a:prstGeom prst="rect">
                            <a:avLst/>
                          </a:prstGeom>
                          <a:noFill/>
                          <a:ln w="9525">
                            <a:noFill/>
                            <a:miter lim="800000"/>
                            <a:headEnd/>
                            <a:tailEnd/>
                          </a:ln>
                        </pic:spPr>
                      </pic:pic>
                    </a:graphicData>
                  </a:graphic>
                </wp:inline>
              </w:drawing>
            </w:r>
          </w:p>
        </w:tc>
        <w:tc>
          <w:tcPr>
            <w:tcW w:w="370" w:type="dxa"/>
            <w:vAlign w:val="center"/>
          </w:tcPr>
          <w:p w:rsidR="00D45462" w:rsidRPr="00D63A32" w:rsidRDefault="00D45462" w:rsidP="00D63A32">
            <w:pPr>
              <w:jc w:val="both"/>
              <w:rPr>
                <w:rFonts w:eastAsia="SimSun"/>
                <w:sz w:val="20"/>
                <w:szCs w:val="20"/>
              </w:rPr>
            </w:pPr>
            <w:r w:rsidRPr="00D63A32">
              <w:rPr>
                <w:rFonts w:eastAsia="SimSun"/>
                <w:noProof/>
                <w:sz w:val="20"/>
                <w:szCs w:val="20"/>
              </w:rPr>
              <w:drawing>
                <wp:inline distT="0" distB="0" distL="0" distR="0">
                  <wp:extent cx="142875" cy="123825"/>
                  <wp:effectExtent l="19050" t="0" r="9525" b="0"/>
                  <wp:docPr id="43" name="Picture 43" descr="H%20Arabic%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20Arabic%205"/>
                          <pic:cNvPicPr>
                            <a:picLocks noChangeAspect="1" noChangeArrowheads="1"/>
                          </pic:cNvPicPr>
                        </pic:nvPicPr>
                        <pic:blipFill>
                          <a:blip r:embed="rId22">
                            <a:grayscl/>
                          </a:blip>
                          <a:srcRect/>
                          <a:stretch>
                            <a:fillRect/>
                          </a:stretch>
                        </pic:blipFill>
                        <pic:spPr bwMode="auto">
                          <a:xfrm>
                            <a:off x="0" y="0"/>
                            <a:ext cx="142875" cy="123825"/>
                          </a:xfrm>
                          <a:prstGeom prst="rect">
                            <a:avLst/>
                          </a:prstGeom>
                          <a:noFill/>
                          <a:ln w="9525">
                            <a:noFill/>
                            <a:miter lim="800000"/>
                            <a:headEnd/>
                            <a:tailEnd/>
                          </a:ln>
                        </pic:spPr>
                      </pic:pic>
                    </a:graphicData>
                  </a:graphic>
                </wp:inline>
              </w:drawing>
            </w:r>
          </w:p>
        </w:tc>
        <w:tc>
          <w:tcPr>
            <w:tcW w:w="370" w:type="dxa"/>
            <w:vAlign w:val="center"/>
          </w:tcPr>
          <w:p w:rsidR="00D45462" w:rsidRPr="00D63A32" w:rsidRDefault="00D45462" w:rsidP="00D63A32">
            <w:pPr>
              <w:jc w:val="both"/>
              <w:rPr>
                <w:rFonts w:eastAsia="SimSun"/>
                <w:sz w:val="20"/>
                <w:szCs w:val="20"/>
              </w:rPr>
            </w:pPr>
            <w:r w:rsidRPr="00D63A32">
              <w:rPr>
                <w:rFonts w:eastAsia="SimSun"/>
                <w:noProof/>
                <w:sz w:val="20"/>
                <w:szCs w:val="20"/>
              </w:rPr>
              <w:drawing>
                <wp:inline distT="0" distB="0" distL="0" distR="0">
                  <wp:extent cx="133350" cy="152400"/>
                  <wp:effectExtent l="19050" t="0" r="0" b="0"/>
                  <wp:docPr id="44" name="Picture 44" descr="H%20Arabic%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20Arabic%206"/>
                          <pic:cNvPicPr>
                            <a:picLocks noChangeAspect="1" noChangeArrowheads="1"/>
                          </pic:cNvPicPr>
                        </pic:nvPicPr>
                        <pic:blipFill>
                          <a:blip r:embed="rId23">
                            <a:grayscl/>
                          </a:blip>
                          <a:srcRect/>
                          <a:stretch>
                            <a:fillRect/>
                          </a:stretch>
                        </pic:blipFill>
                        <pic:spPr bwMode="auto">
                          <a:xfrm>
                            <a:off x="0" y="0"/>
                            <a:ext cx="133350" cy="152400"/>
                          </a:xfrm>
                          <a:prstGeom prst="rect">
                            <a:avLst/>
                          </a:prstGeom>
                          <a:noFill/>
                          <a:ln w="9525">
                            <a:noFill/>
                            <a:miter lim="800000"/>
                            <a:headEnd/>
                            <a:tailEnd/>
                          </a:ln>
                        </pic:spPr>
                      </pic:pic>
                    </a:graphicData>
                  </a:graphic>
                </wp:inline>
              </w:drawing>
            </w:r>
          </w:p>
        </w:tc>
        <w:tc>
          <w:tcPr>
            <w:tcW w:w="370" w:type="dxa"/>
            <w:vAlign w:val="center"/>
          </w:tcPr>
          <w:p w:rsidR="00D45462" w:rsidRPr="00D63A32" w:rsidRDefault="00D45462" w:rsidP="00D63A32">
            <w:pPr>
              <w:jc w:val="both"/>
              <w:rPr>
                <w:rFonts w:eastAsia="SimSun"/>
                <w:sz w:val="20"/>
                <w:szCs w:val="20"/>
              </w:rPr>
            </w:pPr>
            <w:r w:rsidRPr="00D63A32">
              <w:rPr>
                <w:rFonts w:eastAsia="SimSun"/>
                <w:noProof/>
                <w:sz w:val="20"/>
                <w:szCs w:val="20"/>
              </w:rPr>
              <w:drawing>
                <wp:inline distT="0" distB="0" distL="0" distR="0">
                  <wp:extent cx="123825" cy="142875"/>
                  <wp:effectExtent l="19050" t="0" r="9525" b="0"/>
                  <wp:docPr id="45" name="Picture 45" descr="H%20Arabic%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20Arabic%207"/>
                          <pic:cNvPicPr>
                            <a:picLocks noChangeAspect="1" noChangeArrowheads="1"/>
                          </pic:cNvPicPr>
                        </pic:nvPicPr>
                        <pic:blipFill>
                          <a:blip r:embed="rId24"/>
                          <a:srcRect/>
                          <a:stretch>
                            <a:fillRect/>
                          </a:stretch>
                        </pic:blipFill>
                        <pic:spPr bwMode="auto">
                          <a:xfrm>
                            <a:off x="0" y="0"/>
                            <a:ext cx="123825" cy="142875"/>
                          </a:xfrm>
                          <a:prstGeom prst="rect">
                            <a:avLst/>
                          </a:prstGeom>
                          <a:noFill/>
                          <a:ln w="9525">
                            <a:noFill/>
                            <a:miter lim="800000"/>
                            <a:headEnd/>
                            <a:tailEnd/>
                          </a:ln>
                        </pic:spPr>
                      </pic:pic>
                    </a:graphicData>
                  </a:graphic>
                </wp:inline>
              </w:drawing>
            </w:r>
          </w:p>
        </w:tc>
        <w:tc>
          <w:tcPr>
            <w:tcW w:w="370" w:type="dxa"/>
            <w:vAlign w:val="center"/>
          </w:tcPr>
          <w:p w:rsidR="00D45462" w:rsidRPr="00D63A32" w:rsidRDefault="00D45462" w:rsidP="00D63A32">
            <w:pPr>
              <w:jc w:val="both"/>
              <w:rPr>
                <w:rFonts w:eastAsia="SimSun"/>
                <w:sz w:val="20"/>
                <w:szCs w:val="20"/>
              </w:rPr>
            </w:pPr>
            <w:r w:rsidRPr="00D63A32">
              <w:rPr>
                <w:rFonts w:eastAsia="SimSun"/>
                <w:noProof/>
                <w:sz w:val="20"/>
                <w:szCs w:val="20"/>
              </w:rPr>
              <w:drawing>
                <wp:inline distT="0" distB="0" distL="0" distR="0">
                  <wp:extent cx="114300" cy="133350"/>
                  <wp:effectExtent l="19050" t="0" r="0" b="0"/>
                  <wp:docPr id="46" name="Picture 46" descr="H%20Arabic%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20Arabic%208"/>
                          <pic:cNvPicPr>
                            <a:picLocks noChangeAspect="1" noChangeArrowheads="1"/>
                          </pic:cNvPicPr>
                        </pic:nvPicPr>
                        <pic:blipFill>
                          <a:blip r:embed="rId25">
                            <a:grayscl/>
                          </a:blip>
                          <a:srcRect/>
                          <a:stretch>
                            <a:fillRect/>
                          </a:stretch>
                        </pic:blipFill>
                        <pic:spPr bwMode="auto">
                          <a:xfrm>
                            <a:off x="0" y="0"/>
                            <a:ext cx="114300" cy="133350"/>
                          </a:xfrm>
                          <a:prstGeom prst="rect">
                            <a:avLst/>
                          </a:prstGeom>
                          <a:noFill/>
                          <a:ln w="9525">
                            <a:noFill/>
                            <a:miter lim="800000"/>
                            <a:headEnd/>
                            <a:tailEnd/>
                          </a:ln>
                        </pic:spPr>
                      </pic:pic>
                    </a:graphicData>
                  </a:graphic>
                </wp:inline>
              </w:drawing>
            </w:r>
          </w:p>
        </w:tc>
        <w:tc>
          <w:tcPr>
            <w:tcW w:w="371" w:type="dxa"/>
            <w:vAlign w:val="center"/>
          </w:tcPr>
          <w:p w:rsidR="00D45462" w:rsidRPr="00D63A32" w:rsidRDefault="00D45462" w:rsidP="00D63A32">
            <w:pPr>
              <w:jc w:val="both"/>
              <w:rPr>
                <w:rFonts w:eastAsia="SimSun"/>
                <w:sz w:val="20"/>
                <w:szCs w:val="20"/>
              </w:rPr>
            </w:pPr>
            <w:r w:rsidRPr="00D63A32">
              <w:rPr>
                <w:rFonts w:eastAsia="SimSun"/>
                <w:noProof/>
                <w:sz w:val="20"/>
                <w:szCs w:val="20"/>
              </w:rPr>
              <w:drawing>
                <wp:inline distT="0" distB="0" distL="0" distR="0">
                  <wp:extent cx="133350" cy="142875"/>
                  <wp:effectExtent l="19050" t="0" r="0" b="0"/>
                  <wp:docPr id="47" name="Picture 47" descr="H%20Arabic%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20Arabic%209"/>
                          <pic:cNvPicPr>
                            <a:picLocks noChangeAspect="1" noChangeArrowheads="1"/>
                          </pic:cNvPicPr>
                        </pic:nvPicPr>
                        <pic:blipFill>
                          <a:blip r:embed="rId26">
                            <a:grayscl/>
                          </a:blip>
                          <a:srcRect/>
                          <a:stretch>
                            <a:fillRect/>
                          </a:stretch>
                        </pic:blipFill>
                        <pic:spPr bwMode="auto">
                          <a:xfrm>
                            <a:off x="0" y="0"/>
                            <a:ext cx="133350" cy="142875"/>
                          </a:xfrm>
                          <a:prstGeom prst="rect">
                            <a:avLst/>
                          </a:prstGeom>
                          <a:noFill/>
                          <a:ln w="9525">
                            <a:noFill/>
                            <a:miter lim="800000"/>
                            <a:headEnd/>
                            <a:tailEnd/>
                          </a:ln>
                        </pic:spPr>
                      </pic:pic>
                    </a:graphicData>
                  </a:graphic>
                </wp:inline>
              </w:drawing>
            </w:r>
          </w:p>
        </w:tc>
      </w:tr>
      <w:tr w:rsidR="00D45462" w:rsidRPr="00D63A32" w:rsidTr="00D45462">
        <w:trPr>
          <w:trHeight w:val="408"/>
          <w:jc w:val="center"/>
        </w:trPr>
        <w:tc>
          <w:tcPr>
            <w:tcW w:w="1098" w:type="dxa"/>
            <w:vAlign w:val="center"/>
          </w:tcPr>
          <w:p w:rsidR="00D45462" w:rsidRPr="00D63A32" w:rsidRDefault="00D45462" w:rsidP="00D63A32">
            <w:pPr>
              <w:jc w:val="both"/>
              <w:rPr>
                <w:sz w:val="12"/>
                <w:szCs w:val="20"/>
              </w:rPr>
            </w:pPr>
            <w:r w:rsidRPr="00D63A32">
              <w:rPr>
                <w:sz w:val="12"/>
                <w:szCs w:val="20"/>
              </w:rPr>
              <w:t>Other Writing Style</w:t>
            </w:r>
          </w:p>
        </w:tc>
        <w:tc>
          <w:tcPr>
            <w:tcW w:w="370" w:type="dxa"/>
            <w:vAlign w:val="center"/>
          </w:tcPr>
          <w:p w:rsidR="00D45462" w:rsidRPr="00D63A32" w:rsidRDefault="00D45462" w:rsidP="00D63A32">
            <w:pPr>
              <w:jc w:val="both"/>
              <w:rPr>
                <w:sz w:val="12"/>
                <w:szCs w:val="12"/>
              </w:rPr>
            </w:pPr>
            <w:r w:rsidRPr="00D63A32">
              <w:rPr>
                <w:sz w:val="12"/>
                <w:szCs w:val="12"/>
              </w:rPr>
              <w:t>--</w:t>
            </w:r>
          </w:p>
        </w:tc>
        <w:tc>
          <w:tcPr>
            <w:tcW w:w="370" w:type="dxa"/>
            <w:vAlign w:val="center"/>
          </w:tcPr>
          <w:p w:rsidR="00D45462" w:rsidRPr="00D63A32" w:rsidRDefault="00D45462" w:rsidP="00D63A32">
            <w:pPr>
              <w:jc w:val="both"/>
              <w:rPr>
                <w:sz w:val="12"/>
                <w:szCs w:val="20"/>
              </w:rPr>
            </w:pPr>
            <w:r w:rsidRPr="00D63A32">
              <w:rPr>
                <w:sz w:val="12"/>
                <w:szCs w:val="20"/>
              </w:rPr>
              <w:t>--</w:t>
            </w:r>
          </w:p>
        </w:tc>
        <w:tc>
          <w:tcPr>
            <w:tcW w:w="370" w:type="dxa"/>
            <w:vAlign w:val="center"/>
          </w:tcPr>
          <w:p w:rsidR="00D45462" w:rsidRPr="00D63A32" w:rsidRDefault="00D45462" w:rsidP="00D63A32">
            <w:pPr>
              <w:jc w:val="both"/>
              <w:rPr>
                <w:sz w:val="12"/>
                <w:szCs w:val="20"/>
              </w:rPr>
            </w:pPr>
            <w:r w:rsidRPr="00D63A32">
              <w:rPr>
                <w:sz w:val="12"/>
                <w:szCs w:val="20"/>
              </w:rPr>
              <w:t>--</w:t>
            </w:r>
          </w:p>
        </w:tc>
        <w:tc>
          <w:tcPr>
            <w:tcW w:w="370" w:type="dxa"/>
            <w:vAlign w:val="center"/>
          </w:tcPr>
          <w:p w:rsidR="00D45462" w:rsidRPr="00D63A32" w:rsidRDefault="00D45462" w:rsidP="00D63A32">
            <w:pPr>
              <w:jc w:val="both"/>
              <w:rPr>
                <w:rFonts w:eastAsia="SimSun"/>
                <w:sz w:val="20"/>
                <w:szCs w:val="20"/>
              </w:rPr>
            </w:pPr>
            <w:r w:rsidRPr="00D63A32">
              <w:rPr>
                <w:rFonts w:eastAsia="SimSun"/>
                <w:noProof/>
                <w:sz w:val="20"/>
                <w:szCs w:val="20"/>
              </w:rPr>
              <w:drawing>
                <wp:inline distT="0" distB="0" distL="0" distR="0">
                  <wp:extent cx="142875" cy="161925"/>
                  <wp:effectExtent l="19050" t="0" r="9525" b="0"/>
                  <wp:docPr id="48" name="Picture 48" descr="H%20Arabic%203%20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20Arabic%203%20other"/>
                          <pic:cNvPicPr>
                            <a:picLocks noChangeAspect="1" noChangeArrowheads="1"/>
                          </pic:cNvPicPr>
                        </pic:nvPicPr>
                        <pic:blipFill>
                          <a:blip r:embed="rId27">
                            <a:grayscl/>
                          </a:blip>
                          <a:srcRect/>
                          <a:stretch>
                            <a:fillRect/>
                          </a:stretch>
                        </pic:blipFill>
                        <pic:spPr bwMode="auto">
                          <a:xfrm>
                            <a:off x="0" y="0"/>
                            <a:ext cx="142875" cy="161925"/>
                          </a:xfrm>
                          <a:prstGeom prst="rect">
                            <a:avLst/>
                          </a:prstGeom>
                          <a:noFill/>
                          <a:ln w="9525">
                            <a:noFill/>
                            <a:miter lim="800000"/>
                            <a:headEnd/>
                            <a:tailEnd/>
                          </a:ln>
                        </pic:spPr>
                      </pic:pic>
                    </a:graphicData>
                  </a:graphic>
                </wp:inline>
              </w:drawing>
            </w:r>
          </w:p>
        </w:tc>
        <w:tc>
          <w:tcPr>
            <w:tcW w:w="370" w:type="dxa"/>
            <w:vAlign w:val="center"/>
          </w:tcPr>
          <w:p w:rsidR="00D45462" w:rsidRPr="00D63A32" w:rsidRDefault="00D45462" w:rsidP="00D63A32">
            <w:pPr>
              <w:jc w:val="both"/>
              <w:rPr>
                <w:sz w:val="12"/>
                <w:szCs w:val="20"/>
              </w:rPr>
            </w:pPr>
            <w:r w:rsidRPr="00D63A32">
              <w:rPr>
                <w:sz w:val="12"/>
                <w:szCs w:val="20"/>
              </w:rPr>
              <w:t>--</w:t>
            </w:r>
          </w:p>
        </w:tc>
        <w:tc>
          <w:tcPr>
            <w:tcW w:w="370" w:type="dxa"/>
            <w:vAlign w:val="center"/>
          </w:tcPr>
          <w:p w:rsidR="00D45462" w:rsidRPr="00D63A32" w:rsidRDefault="00D45462" w:rsidP="00D63A32">
            <w:pPr>
              <w:jc w:val="both"/>
              <w:rPr>
                <w:sz w:val="12"/>
                <w:szCs w:val="20"/>
              </w:rPr>
            </w:pPr>
            <w:r w:rsidRPr="00D63A32">
              <w:rPr>
                <w:sz w:val="12"/>
                <w:szCs w:val="20"/>
              </w:rPr>
              <w:t>--</w:t>
            </w:r>
          </w:p>
        </w:tc>
        <w:tc>
          <w:tcPr>
            <w:tcW w:w="370" w:type="dxa"/>
            <w:vAlign w:val="center"/>
          </w:tcPr>
          <w:p w:rsidR="00D45462" w:rsidRPr="00D63A32" w:rsidRDefault="00D45462" w:rsidP="00D63A32">
            <w:pPr>
              <w:jc w:val="both"/>
              <w:rPr>
                <w:sz w:val="12"/>
                <w:szCs w:val="20"/>
              </w:rPr>
            </w:pPr>
            <w:r w:rsidRPr="00D63A32">
              <w:rPr>
                <w:sz w:val="12"/>
                <w:szCs w:val="20"/>
              </w:rPr>
              <w:t>--</w:t>
            </w:r>
          </w:p>
        </w:tc>
        <w:tc>
          <w:tcPr>
            <w:tcW w:w="370" w:type="dxa"/>
            <w:vAlign w:val="center"/>
          </w:tcPr>
          <w:p w:rsidR="00D45462" w:rsidRPr="00D63A32" w:rsidRDefault="00D45462" w:rsidP="00D63A32">
            <w:pPr>
              <w:jc w:val="both"/>
              <w:rPr>
                <w:sz w:val="12"/>
                <w:szCs w:val="20"/>
              </w:rPr>
            </w:pPr>
            <w:r w:rsidRPr="00D63A32">
              <w:rPr>
                <w:sz w:val="12"/>
                <w:szCs w:val="20"/>
              </w:rPr>
              <w:t>--</w:t>
            </w:r>
          </w:p>
        </w:tc>
        <w:tc>
          <w:tcPr>
            <w:tcW w:w="370" w:type="dxa"/>
            <w:vAlign w:val="center"/>
          </w:tcPr>
          <w:p w:rsidR="00D45462" w:rsidRPr="00D63A32" w:rsidRDefault="00D45462" w:rsidP="00D63A32">
            <w:pPr>
              <w:jc w:val="both"/>
              <w:rPr>
                <w:sz w:val="12"/>
                <w:szCs w:val="20"/>
              </w:rPr>
            </w:pPr>
            <w:r w:rsidRPr="00D63A32">
              <w:rPr>
                <w:sz w:val="12"/>
                <w:szCs w:val="20"/>
              </w:rPr>
              <w:t>--</w:t>
            </w:r>
          </w:p>
        </w:tc>
        <w:tc>
          <w:tcPr>
            <w:tcW w:w="371" w:type="dxa"/>
            <w:vAlign w:val="center"/>
          </w:tcPr>
          <w:p w:rsidR="00D45462" w:rsidRPr="00D63A32" w:rsidRDefault="00D45462" w:rsidP="00D63A32">
            <w:pPr>
              <w:jc w:val="both"/>
              <w:rPr>
                <w:sz w:val="12"/>
                <w:szCs w:val="20"/>
              </w:rPr>
            </w:pPr>
            <w:r w:rsidRPr="00D63A32">
              <w:rPr>
                <w:sz w:val="12"/>
                <w:szCs w:val="20"/>
              </w:rPr>
              <w:t>--</w:t>
            </w:r>
          </w:p>
        </w:tc>
      </w:tr>
    </w:tbl>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w:t>
      </w:r>
    </w:p>
    <w:p w:rsidR="003A4B85" w:rsidRPr="00D63A32" w:rsidRDefault="003A4B85"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r w:rsidRPr="00D63A32">
        <w:rPr>
          <w:b/>
          <w:bCs/>
          <w:noProof/>
        </w:rPr>
        <w:t xml:space="preserve">2  </w:t>
      </w:r>
      <w:bookmarkStart w:id="20" w:name="GrindEQpgref4d6f83202"/>
      <w:bookmarkEnd w:id="20"/>
      <w:r w:rsidRPr="00D63A32">
        <w:rPr>
          <w:b/>
          <w:bCs/>
          <w:noProof/>
        </w:rPr>
        <w:t>Arabic On-line Digit Dataset : AOD</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w:t>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 xml:space="preserve"> Even though there is more than one Arabic character dataset there has not been a large on-line Arabic Digit dataset. Most on-line recognition datasets does not include a large Arabic digit dataset. There are various large offline Arabic digits[?, ?] and Latin digits[?] datasets but there is only small on-line Farsi digits (similar to Arabic digits) [?]. Due to the lack of on-line Arabic digits dataset we worked to collect a Large On-line Arabic Digit Dataset (OAD). To ensure including different writing styles, the database was gathered from 300 writers varying over different age groups with more than </w:t>
      </w:r>
      <w:r w:rsidRPr="00D63A32">
        <w:rPr>
          <w:noProof/>
          <w:position w:val="-6"/>
          <w:sz w:val="20"/>
          <w:szCs w:val="20"/>
        </w:rPr>
        <w:object w:dxaOrig="52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5pt;height:14.25pt" o:ole="">
            <v:imagedata r:id="rId28" o:title=""/>
          </v:shape>
          <o:OLEObject Type="Embed" ProgID="Equation.DSMT4" ShapeID="_x0000_i1025" DrawAspect="Content" ObjectID="_1361201544" r:id="rId29"/>
        </w:object>
      </w:r>
      <w:r w:rsidRPr="00D63A32">
        <w:rPr>
          <w:noProof/>
          <w:sz w:val="20"/>
          <w:szCs w:val="20"/>
        </w:rPr>
        <w:t xml:space="preserve"> in the age group between 20 and 35. Our youngest writer is 11 years old and our oldest is 70 years old. More than </w:t>
      </w:r>
      <w:r w:rsidRPr="00D63A32">
        <w:rPr>
          <w:noProof/>
          <w:position w:val="-6"/>
          <w:sz w:val="20"/>
          <w:szCs w:val="20"/>
        </w:rPr>
        <w:object w:dxaOrig="499" w:dyaOrig="279">
          <v:shape id="_x0000_i1026" type="#_x0000_t75" style="width:24.75pt;height:14.25pt" o:ole="">
            <v:imagedata r:id="rId30" o:title=""/>
          </v:shape>
          <o:OLEObject Type="Embed" ProgID="Equation.DSMT4" ShapeID="_x0000_i1026" DrawAspect="Content" ObjectID="_1361201545" r:id="rId31"/>
        </w:object>
      </w:r>
      <w:r w:rsidRPr="00D63A32">
        <w:rPr>
          <w:noProof/>
          <w:sz w:val="20"/>
          <w:szCs w:val="20"/>
        </w:rPr>
        <w:t xml:space="preserve"> are right handed and around </w:t>
      </w:r>
      <w:r w:rsidRPr="00D63A32">
        <w:rPr>
          <w:noProof/>
          <w:position w:val="-6"/>
          <w:sz w:val="20"/>
          <w:szCs w:val="20"/>
        </w:rPr>
        <w:object w:dxaOrig="520" w:dyaOrig="279">
          <v:shape id="_x0000_i1027" type="#_x0000_t75" style="width:26.25pt;height:14.25pt" o:ole="">
            <v:imagedata r:id="rId32" o:title=""/>
          </v:shape>
          <o:OLEObject Type="Embed" ProgID="Equation.DSMT4" ShapeID="_x0000_i1027" DrawAspect="Content" ObjectID="_1361201546" r:id="rId33"/>
        </w:object>
      </w:r>
      <w:r w:rsidRPr="00D63A32">
        <w:rPr>
          <w:noProof/>
          <w:sz w:val="20"/>
          <w:szCs w:val="20"/>
        </w:rPr>
        <w:t xml:space="preserve"> of the writers are females. Each writer was </w:t>
      </w:r>
      <w:r w:rsidRPr="00D63A32">
        <w:rPr>
          <w:noProof/>
          <w:sz w:val="20"/>
          <w:szCs w:val="20"/>
        </w:rPr>
        <w:lastRenderedPageBreak/>
        <w:t xml:space="preserve">asked to write an average of 10 sample per digits with no constrain on the number of stroke for each digits or the writing style in orientation or size. We collected average of </w:t>
      </w:r>
      <w:r w:rsidRPr="00D63A32">
        <w:rPr>
          <w:noProof/>
          <w:position w:val="-10"/>
          <w:sz w:val="20"/>
          <w:szCs w:val="20"/>
        </w:rPr>
        <w:object w:dxaOrig="760" w:dyaOrig="320">
          <v:shape id="_x0000_i1028" type="#_x0000_t75" style="width:38.25pt;height:15.75pt" o:ole="">
            <v:imagedata r:id="rId34" o:title=""/>
          </v:shape>
          <o:OLEObject Type="Embed" ProgID="Equation.DSMT4" ShapeID="_x0000_i1028" DrawAspect="Content" ObjectID="_1361201547" r:id="rId35"/>
        </w:object>
      </w:r>
      <w:r w:rsidRPr="00D63A32">
        <w:rPr>
          <w:noProof/>
          <w:sz w:val="20"/>
          <w:szCs w:val="20"/>
        </w:rPr>
        <w:t xml:space="preserve"> samples which means </w:t>
      </w:r>
      <w:r w:rsidRPr="00D63A32">
        <w:rPr>
          <w:noProof/>
          <w:position w:val="-6"/>
          <w:sz w:val="20"/>
          <w:szCs w:val="20"/>
        </w:rPr>
        <w:object w:dxaOrig="540" w:dyaOrig="279">
          <v:shape id="_x0000_i1029" type="#_x0000_t75" style="width:27pt;height:14.25pt" o:ole="">
            <v:imagedata r:id="rId36" o:title=""/>
          </v:shape>
          <o:OLEObject Type="Embed" ProgID="Equation.DSMT4" ShapeID="_x0000_i1029" DrawAspect="Content" ObjectID="_1361201548" r:id="rId37"/>
        </w:object>
      </w:r>
      <w:r w:rsidRPr="00D63A32">
        <w:rPr>
          <w:noProof/>
          <w:sz w:val="20"/>
          <w:szCs w:val="20"/>
        </w:rPr>
        <w:t xml:space="preserve"> sample per digit. The data set was collected using DigiMemo </w:t>
      </w:r>
      <w:r w:rsidRPr="00D63A32">
        <w:rPr>
          <w:noProof/>
          <w:position w:val="-6"/>
          <w:sz w:val="20"/>
          <w:szCs w:val="20"/>
        </w:rPr>
        <w:object w:dxaOrig="840" w:dyaOrig="279">
          <v:shape id="_x0000_i1030" type="#_x0000_t75" style="width:42pt;height:14.25pt" o:ole="">
            <v:imagedata r:id="rId38" o:title=""/>
          </v:shape>
          <o:OLEObject Type="Embed" ProgID="Equation.DSMT4" ShapeID="_x0000_i1030" DrawAspect="Content" ObjectID="_1361201549" r:id="rId39"/>
        </w:object>
      </w:r>
      <w:r w:rsidRPr="00D63A32">
        <w:rPr>
          <w:noProof/>
          <w:sz w:val="20"/>
          <w:szCs w:val="20"/>
        </w:rPr>
        <w:t xml:space="preserve"> Inch on-line Dataset. Then each digit is labeled and ground truth data is stored along with the strokes information. The AOD is intended to be a benchmark for Online Arabic handwritten digit recognition research and, henceforth, we have made it available for free at: http://code.google.com/p/auc-recognition</w:t>
      </w:r>
    </w:p>
    <w:p w:rsidR="003A4B85" w:rsidRPr="00D63A32" w:rsidRDefault="003A4B85"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jc w:val="both"/>
        <w:rPr>
          <w:noProof/>
          <w:sz w:val="20"/>
          <w:szCs w:val="20"/>
        </w:rPr>
      </w:pP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 xml:space="preserve">  Due to Irregular movement of the hand, and the inaccuracy of the digitalization process, the pre-processing step is influential on the rest of the system. Pre-processing goes through two stages: Re-sampling and smoothing. </w:t>
      </w:r>
    </w:p>
    <w:p w:rsidR="00C0322F" w:rsidRPr="00D63A32" w:rsidRDefault="00C0322F" w:rsidP="00D63A32">
      <w:pPr>
        <w:tabs>
          <w:tab w:val="center" w:pos="4800"/>
          <w:tab w:val="right" w:pos="9500"/>
        </w:tabs>
        <w:ind w:firstLine="720"/>
        <w:jc w:val="both"/>
        <w:rPr>
          <w:noProof/>
          <w:sz w:val="20"/>
          <w:szCs w:val="20"/>
        </w:rPr>
      </w:pPr>
      <w:r w:rsidRPr="00D63A32">
        <w:rPr>
          <w:b/>
          <w:bCs/>
          <w:noProof/>
          <w:sz w:val="22"/>
          <w:szCs w:val="22"/>
        </w:rPr>
        <w:t xml:space="preserve">3.1  </w:t>
      </w:r>
      <w:bookmarkStart w:id="21" w:name="GrindEQpgref4d7750744"/>
      <w:bookmarkEnd w:id="21"/>
      <w:r w:rsidRPr="00D63A32">
        <w:rPr>
          <w:b/>
          <w:bCs/>
          <w:noProof/>
          <w:sz w:val="22"/>
          <w:szCs w:val="22"/>
        </w:rPr>
        <w:t>Resampling</w:t>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 xml:space="preserve"> Linear interpolation[?] used to solve irregularity in the distribution of points and large distances between consecutive points, as shown in Fig 1.</w:t>
      </w:r>
    </w:p>
    <w:p w:rsidR="00C0322F" w:rsidRPr="00D63A32" w:rsidRDefault="00C0322F" w:rsidP="00D63A32">
      <w:pPr>
        <w:tabs>
          <w:tab w:val="center" w:pos="4800"/>
          <w:tab w:val="right" w:pos="9500"/>
        </w:tabs>
        <w:ind w:firstLine="720"/>
        <w:jc w:val="both"/>
        <w:rPr>
          <w:noProof/>
          <w:sz w:val="20"/>
          <w:szCs w:val="20"/>
        </w:rPr>
      </w:pPr>
    </w:p>
    <w:p w:rsidR="00C0322F" w:rsidRPr="00D63A32" w:rsidRDefault="00C0322F" w:rsidP="00FC7FD1">
      <w:pPr>
        <w:tabs>
          <w:tab w:val="center" w:pos="4800"/>
          <w:tab w:val="right" w:pos="9500"/>
        </w:tabs>
        <w:ind w:firstLine="720"/>
        <w:jc w:val="center"/>
        <w:rPr>
          <w:noProof/>
          <w:sz w:val="20"/>
          <w:szCs w:val="20"/>
        </w:rPr>
        <w:pPrChange w:id="22" w:author="Maha" w:date="2011-03-09T18:42:00Z">
          <w:pPr>
            <w:tabs>
              <w:tab w:val="center" w:pos="4800"/>
              <w:tab w:val="right" w:pos="9500"/>
            </w:tabs>
            <w:ind w:firstLine="720"/>
            <w:jc w:val="both"/>
          </w:pPr>
        </w:pPrChange>
      </w:pPr>
      <w:r w:rsidRPr="00D63A32">
        <w:rPr>
          <w:noProof/>
          <w:sz w:val="20"/>
          <w:szCs w:val="20"/>
        </w:rPr>
        <w:drawing>
          <wp:inline distT="0" distB="0" distL="0" distR="0">
            <wp:extent cx="1304925" cy="664412"/>
            <wp:effectExtent l="19050" t="0" r="9525" b="0"/>
            <wp:docPr id="1" name="Picture 29" descr="C:\Users\Hany\Desktop\New folder\gigit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Hany\Desktop\New folder\gigits\4.JPG"/>
                    <pic:cNvPicPr>
                      <a:picLocks noChangeAspect="1" noChangeArrowheads="1"/>
                    </pic:cNvPicPr>
                  </pic:nvPicPr>
                  <pic:blipFill>
                    <a:blip r:embed="rId40"/>
                    <a:srcRect/>
                    <a:stretch>
                      <a:fillRect/>
                    </a:stretch>
                  </pic:blipFill>
                  <pic:spPr bwMode="auto">
                    <a:xfrm>
                      <a:off x="0" y="0"/>
                      <a:ext cx="1308062" cy="666009"/>
                    </a:xfrm>
                    <a:prstGeom prst="rect">
                      <a:avLst/>
                    </a:prstGeom>
                    <a:noFill/>
                    <a:ln w="9525">
                      <a:noFill/>
                      <a:miter lim="800000"/>
                      <a:headEnd/>
                      <a:tailEnd/>
                    </a:ln>
                  </pic:spPr>
                </pic:pic>
              </a:graphicData>
            </a:graphic>
          </wp:inline>
        </w:drawing>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 xml:space="preserve">Figure  1:  (a) Before (B) After. </w:t>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 xml:space="preserve">  </w:t>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We noticed that some writers move their hands up while writing the digit which mean more than one stroke in a digit, so we need to group these stokes together then concatenate the strokes into a continuous flow,as shown in Fig. 1.</w:t>
      </w:r>
    </w:p>
    <w:p w:rsidR="00C0322F" w:rsidRPr="00D63A32" w:rsidRDefault="00C0322F" w:rsidP="00FC7FD1">
      <w:pPr>
        <w:tabs>
          <w:tab w:val="center" w:pos="4800"/>
          <w:tab w:val="right" w:pos="9500"/>
        </w:tabs>
        <w:ind w:firstLine="720"/>
        <w:jc w:val="center"/>
        <w:rPr>
          <w:noProof/>
          <w:sz w:val="20"/>
          <w:szCs w:val="20"/>
        </w:rPr>
        <w:pPrChange w:id="23" w:author="Maha" w:date="2011-03-09T18:42:00Z">
          <w:pPr>
            <w:tabs>
              <w:tab w:val="center" w:pos="4800"/>
              <w:tab w:val="right" w:pos="9500"/>
            </w:tabs>
            <w:ind w:firstLine="720"/>
            <w:jc w:val="both"/>
          </w:pPr>
        </w:pPrChange>
      </w:pPr>
      <w:r w:rsidRPr="00D63A32">
        <w:rPr>
          <w:noProof/>
          <w:sz w:val="20"/>
          <w:szCs w:val="20"/>
        </w:rPr>
        <w:drawing>
          <wp:inline distT="0" distB="0" distL="0" distR="0">
            <wp:extent cx="1800225" cy="852738"/>
            <wp:effectExtent l="19050" t="0" r="9525" b="0"/>
            <wp:docPr id="6" name="Picture 28" descr="C:\Users\Hany\Desktop\New folder\gigits\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Hany\Desktop\New folder\gigits\j.jpg"/>
                    <pic:cNvPicPr>
                      <a:picLocks noChangeAspect="1" noChangeArrowheads="1"/>
                    </pic:cNvPicPr>
                  </pic:nvPicPr>
                  <pic:blipFill>
                    <a:blip r:embed="rId41"/>
                    <a:srcRect/>
                    <a:stretch>
                      <a:fillRect/>
                    </a:stretch>
                  </pic:blipFill>
                  <pic:spPr bwMode="auto">
                    <a:xfrm>
                      <a:off x="0" y="0"/>
                      <a:ext cx="1800225" cy="852738"/>
                    </a:xfrm>
                    <a:prstGeom prst="rect">
                      <a:avLst/>
                    </a:prstGeom>
                    <a:noFill/>
                    <a:ln w="9525">
                      <a:noFill/>
                      <a:miter lim="800000"/>
                      <a:headEnd/>
                      <a:tailEnd/>
                    </a:ln>
                  </pic:spPr>
                </pic:pic>
              </a:graphicData>
            </a:graphic>
          </wp:inline>
        </w:drawing>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 xml:space="preserve">  </w:t>
      </w:r>
    </w:p>
    <w:p w:rsidR="00C0322F" w:rsidRPr="00D63A32" w:rsidRDefault="00C0322F" w:rsidP="00D63A32">
      <w:pPr>
        <w:tabs>
          <w:tab w:val="center" w:pos="4800"/>
          <w:tab w:val="right" w:pos="9500"/>
        </w:tabs>
        <w:ind w:firstLine="720"/>
        <w:jc w:val="center"/>
        <w:rPr>
          <w:noProof/>
          <w:sz w:val="20"/>
          <w:szCs w:val="20"/>
        </w:rPr>
      </w:pPr>
      <w:r w:rsidRPr="00D63A32">
        <w:rPr>
          <w:noProof/>
          <w:sz w:val="20"/>
          <w:szCs w:val="20"/>
        </w:rPr>
        <w:t>Figure  2:</w:t>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 xml:space="preserve">  </w:t>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 xml:space="preserve">As shown in figure 2 , the linear interpolation solved the problem of more than one stroke in a digit . Another problem is writing more than one stroke in a digit and change the direction of writing flow in the second stroke , as shown in Fig 3. </w:t>
      </w:r>
    </w:p>
    <w:p w:rsidR="00C0322F" w:rsidRPr="00D63A32" w:rsidRDefault="00C0322F" w:rsidP="00FC7FD1">
      <w:pPr>
        <w:tabs>
          <w:tab w:val="center" w:pos="4800"/>
          <w:tab w:val="right" w:pos="9500"/>
        </w:tabs>
        <w:ind w:firstLine="720"/>
        <w:jc w:val="center"/>
        <w:rPr>
          <w:noProof/>
          <w:sz w:val="20"/>
          <w:szCs w:val="20"/>
        </w:rPr>
        <w:pPrChange w:id="24" w:author="Maha" w:date="2011-03-09T18:43:00Z">
          <w:pPr>
            <w:tabs>
              <w:tab w:val="center" w:pos="4800"/>
              <w:tab w:val="right" w:pos="9500"/>
            </w:tabs>
            <w:ind w:firstLine="720"/>
            <w:jc w:val="both"/>
          </w:pPr>
        </w:pPrChange>
      </w:pPr>
      <w:r w:rsidRPr="00D63A32">
        <w:rPr>
          <w:noProof/>
          <w:sz w:val="20"/>
          <w:szCs w:val="20"/>
        </w:rPr>
        <w:drawing>
          <wp:inline distT="0" distB="0" distL="0" distR="0">
            <wp:extent cx="2124075" cy="981263"/>
            <wp:effectExtent l="19050" t="0" r="9525" b="0"/>
            <wp:docPr id="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a:srcRect/>
                    <a:stretch>
                      <a:fillRect/>
                    </a:stretch>
                  </pic:blipFill>
                  <pic:spPr bwMode="auto">
                    <a:xfrm>
                      <a:off x="0" y="0"/>
                      <a:ext cx="2124718" cy="981560"/>
                    </a:xfrm>
                    <a:prstGeom prst="rect">
                      <a:avLst/>
                    </a:prstGeom>
                    <a:noFill/>
                    <a:ln w="9525">
                      <a:noFill/>
                      <a:miter lim="800000"/>
                      <a:headEnd/>
                      <a:tailEnd/>
                    </a:ln>
                  </pic:spPr>
                </pic:pic>
              </a:graphicData>
            </a:graphic>
          </wp:inline>
        </w:drawing>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Figure  3:  (a) Example of changing direction , (b) direct interpolation will cause in problem</w:t>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 xml:space="preserve">  </w:t>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lastRenderedPageBreak/>
        <w:t>The previous problem can't be solved using interpolation directly , the first step to solve this problem is to locate the pen up and pen down location, the end and the start of the second stroke is tested to determine the direction of stroke. If the user changed the writing direction of the second stroke; the points of the second stroke will be reversed before Interpolating the points,as shown in Fig 4.</w:t>
      </w:r>
    </w:p>
    <w:p w:rsidR="00C0322F" w:rsidRPr="00D63A32" w:rsidRDefault="00C0322F" w:rsidP="00D63A32">
      <w:pPr>
        <w:tabs>
          <w:tab w:val="center" w:pos="4800"/>
          <w:tab w:val="right" w:pos="9500"/>
        </w:tabs>
        <w:ind w:firstLine="720"/>
        <w:jc w:val="both"/>
        <w:rPr>
          <w:noProof/>
          <w:sz w:val="20"/>
          <w:szCs w:val="20"/>
        </w:rPr>
      </w:pP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drawing>
          <wp:inline distT="0" distB="0" distL="0" distR="0">
            <wp:extent cx="2419350" cy="861766"/>
            <wp:effectExtent l="19050" t="0" r="0" b="0"/>
            <wp:docPr id="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a:srcRect/>
                    <a:stretch>
                      <a:fillRect/>
                    </a:stretch>
                  </pic:blipFill>
                  <pic:spPr bwMode="auto">
                    <a:xfrm>
                      <a:off x="0" y="0"/>
                      <a:ext cx="2429427" cy="865355"/>
                    </a:xfrm>
                    <a:prstGeom prst="rect">
                      <a:avLst/>
                    </a:prstGeom>
                    <a:noFill/>
                    <a:ln w="9525">
                      <a:noFill/>
                      <a:miter lim="800000"/>
                      <a:headEnd/>
                      <a:tailEnd/>
                    </a:ln>
                  </pic:spPr>
                </pic:pic>
              </a:graphicData>
            </a:graphic>
          </wp:inline>
        </w:drawing>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 xml:space="preserve">Figure  4: (a)Original (b) changing the direction , (c) interpolation </w:t>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 xml:space="preserve">  </w:t>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 xml:space="preserve">Finally , Adjusting the number of </w:t>
      </w:r>
      <w:r w:rsidRPr="00D63A32">
        <w:rPr>
          <w:noProof/>
          <w:position w:val="-10"/>
          <w:sz w:val="20"/>
          <w:szCs w:val="20"/>
        </w:rPr>
        <w:object w:dxaOrig="740" w:dyaOrig="320">
          <v:shape id="_x0000_i1031" type="#_x0000_t75" style="width:36.75pt;height:15.75pt" o:ole="">
            <v:imagedata r:id="rId44" o:title=""/>
          </v:shape>
          <o:OLEObject Type="Embed" ProgID="Equation.DSMT4" ShapeID="_x0000_i1031" DrawAspect="Content" ObjectID="_1361201550" r:id="rId45"/>
        </w:object>
      </w:r>
      <w:r w:rsidRPr="00D63A32">
        <w:rPr>
          <w:noProof/>
          <w:sz w:val="20"/>
          <w:szCs w:val="20"/>
        </w:rPr>
        <w:t xml:space="preserve"> points in each digit to a fixed number (70, empirically) for classification purposes.</w:t>
      </w:r>
    </w:p>
    <w:p w:rsidR="00C0322F" w:rsidRPr="00D63A32" w:rsidRDefault="00C0322F" w:rsidP="00D63A32">
      <w:pPr>
        <w:tabs>
          <w:tab w:val="center" w:pos="4800"/>
          <w:tab w:val="right" w:pos="9500"/>
        </w:tabs>
        <w:ind w:firstLine="720"/>
        <w:jc w:val="both"/>
        <w:rPr>
          <w:noProof/>
          <w:sz w:val="20"/>
          <w:szCs w:val="20"/>
        </w:rPr>
      </w:pPr>
    </w:p>
    <w:p w:rsidR="00C0322F" w:rsidRPr="00D63A32" w:rsidRDefault="00C0322F" w:rsidP="00D63A32">
      <w:pPr>
        <w:tabs>
          <w:tab w:val="center" w:pos="4800"/>
          <w:tab w:val="right" w:pos="9500"/>
        </w:tabs>
        <w:ind w:firstLine="720"/>
        <w:jc w:val="both"/>
        <w:rPr>
          <w:noProof/>
          <w:sz w:val="20"/>
          <w:szCs w:val="20"/>
        </w:rPr>
      </w:pPr>
      <w:r w:rsidRPr="00D63A32">
        <w:rPr>
          <w:b/>
          <w:bCs/>
          <w:noProof/>
          <w:sz w:val="22"/>
          <w:szCs w:val="22"/>
        </w:rPr>
        <w:t xml:space="preserve">3.2  </w:t>
      </w:r>
      <w:bookmarkStart w:id="25" w:name="GrindEQpgref4d7750745"/>
      <w:bookmarkEnd w:id="25"/>
      <w:r w:rsidRPr="00D63A32">
        <w:rPr>
          <w:b/>
          <w:bCs/>
          <w:noProof/>
          <w:sz w:val="22"/>
          <w:szCs w:val="22"/>
        </w:rPr>
        <w:t>Smoothing</w:t>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 xml:space="preserve"> To eliminate the noise, we perform smoothing using 5-point moving average algorithm using MATLAB command "smooth".</w:t>
      </w:r>
    </w:p>
    <w:p w:rsidR="00C0322F" w:rsidRPr="00D63A32" w:rsidRDefault="00C0322F" w:rsidP="00D63A32">
      <w:pPr>
        <w:tabs>
          <w:tab w:val="center" w:pos="4800"/>
          <w:tab w:val="right" w:pos="9500"/>
        </w:tabs>
        <w:ind w:firstLine="720"/>
        <w:jc w:val="both"/>
        <w:rPr>
          <w:noProof/>
          <w:sz w:val="20"/>
          <w:szCs w:val="20"/>
        </w:rPr>
      </w:pPr>
    </w:p>
    <w:p w:rsidR="00C0322F" w:rsidRPr="00D63A32" w:rsidRDefault="00C0322F" w:rsidP="00FC7FD1">
      <w:pPr>
        <w:tabs>
          <w:tab w:val="center" w:pos="4800"/>
          <w:tab w:val="right" w:pos="9500"/>
        </w:tabs>
        <w:ind w:firstLine="720"/>
        <w:jc w:val="center"/>
        <w:rPr>
          <w:noProof/>
          <w:sz w:val="20"/>
          <w:szCs w:val="20"/>
        </w:rPr>
        <w:pPrChange w:id="26" w:author="Maha" w:date="2011-03-09T18:42:00Z">
          <w:pPr>
            <w:tabs>
              <w:tab w:val="center" w:pos="4800"/>
              <w:tab w:val="right" w:pos="9500"/>
            </w:tabs>
            <w:ind w:firstLine="720"/>
            <w:jc w:val="both"/>
          </w:pPr>
        </w:pPrChange>
      </w:pPr>
      <w:r w:rsidRPr="00D63A32">
        <w:rPr>
          <w:noProof/>
          <w:sz w:val="20"/>
          <w:szCs w:val="20"/>
        </w:rPr>
        <w:drawing>
          <wp:inline distT="0" distB="0" distL="0" distR="0">
            <wp:extent cx="1657350" cy="733869"/>
            <wp:effectExtent l="19050" t="0" r="0" b="0"/>
            <wp:docPr id="2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6"/>
                    <a:srcRect/>
                    <a:stretch>
                      <a:fillRect/>
                    </a:stretch>
                  </pic:blipFill>
                  <pic:spPr bwMode="auto">
                    <a:xfrm>
                      <a:off x="0" y="0"/>
                      <a:ext cx="1671137" cy="739974"/>
                    </a:xfrm>
                    <a:prstGeom prst="rect">
                      <a:avLst/>
                    </a:prstGeom>
                    <a:noFill/>
                    <a:ln w="9525">
                      <a:noFill/>
                      <a:miter lim="800000"/>
                      <a:headEnd/>
                      <a:tailEnd/>
                    </a:ln>
                  </pic:spPr>
                </pic:pic>
              </a:graphicData>
            </a:graphic>
          </wp:inline>
        </w:drawing>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Figure  5:  (a) Output from resampling , (b) after smoothing</w:t>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 xml:space="preserve"> </w:t>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As described , the pre-processing step is very important to permit the user to write the character with any number of strokes with any order .</w:t>
      </w:r>
    </w:p>
    <w:p w:rsidR="00885EA7" w:rsidRPr="00D63A32" w:rsidRDefault="00885EA7" w:rsidP="00D63A32">
      <w:pPr>
        <w:tabs>
          <w:tab w:val="center" w:pos="4800"/>
          <w:tab w:val="right" w:pos="9500"/>
        </w:tabs>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r w:rsidRPr="00D63A32">
        <w:rPr>
          <w:b/>
          <w:bCs/>
          <w:noProof/>
        </w:rPr>
        <w:t xml:space="preserve">5  </w:t>
      </w:r>
      <w:bookmarkStart w:id="27" w:name="GrindEQpgref4d6f83205"/>
      <w:bookmarkEnd w:id="27"/>
      <w:r w:rsidRPr="00D63A32">
        <w:rPr>
          <w:b/>
          <w:bCs/>
          <w:noProof/>
        </w:rPr>
        <w:t>Feature Extraction</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w:t>
      </w:r>
    </w:p>
    <w:p w:rsidR="003A4B85" w:rsidRPr="00D63A32" w:rsidRDefault="00C0322F" w:rsidP="00D63A32">
      <w:pPr>
        <w:tabs>
          <w:tab w:val="center" w:pos="4800"/>
          <w:tab w:val="right" w:pos="9500"/>
        </w:tabs>
        <w:ind w:firstLine="720"/>
        <w:jc w:val="both"/>
        <w:rPr>
          <w:noProof/>
          <w:sz w:val="20"/>
          <w:szCs w:val="20"/>
        </w:rPr>
      </w:pPr>
      <w:r w:rsidRPr="00D63A32">
        <w:rPr>
          <w:noProof/>
          <w:sz w:val="20"/>
          <w:szCs w:val="20"/>
        </w:rPr>
        <w:t>The feature extraction method used in a digit recognition system is the most important factor in achieving a good recognition rate. After studying various feature extraction methods, we selected a mixed feature vector containing various features. The following sections describe various features sets and algorithms we used to finally reach the final feature vector.</w:t>
      </w:r>
    </w:p>
    <w:p w:rsidR="003A4B85" w:rsidRPr="00D63A32" w:rsidRDefault="003A4B85"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r w:rsidRPr="00D63A32">
        <w:rPr>
          <w:b/>
          <w:bCs/>
          <w:noProof/>
          <w:sz w:val="22"/>
          <w:szCs w:val="22"/>
        </w:rPr>
        <w:t xml:space="preserve">5.1  </w:t>
      </w:r>
      <w:bookmarkStart w:id="28" w:name="GrindEQpgref4d6f83206"/>
      <w:bookmarkEnd w:id="28"/>
      <w:r w:rsidRPr="00D63A32">
        <w:rPr>
          <w:b/>
          <w:bCs/>
          <w:noProof/>
          <w:sz w:val="22"/>
          <w:szCs w:val="22"/>
        </w:rPr>
        <w:t>Temporal Features</w:t>
      </w:r>
    </w:p>
    <w:p w:rsidR="003A4B85" w:rsidRPr="00D63A32" w:rsidRDefault="003A4B85" w:rsidP="00D63A32">
      <w:pPr>
        <w:tabs>
          <w:tab w:val="center" w:pos="4800"/>
          <w:tab w:val="right" w:pos="9500"/>
        </w:tabs>
        <w:ind w:firstLine="720"/>
        <w:jc w:val="both"/>
        <w:rPr>
          <w:noProof/>
          <w:sz w:val="20"/>
          <w:szCs w:val="20"/>
        </w:rPr>
      </w:pP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 xml:space="preserve"> The temporal features are feature based on the online information of the users input stroke. They are computed for each point in the user pen path. Given the stroke is defined as </w:t>
      </w:r>
      <w:r w:rsidRPr="00D63A32">
        <w:rPr>
          <w:noProof/>
          <w:position w:val="-12"/>
          <w:sz w:val="20"/>
          <w:szCs w:val="20"/>
        </w:rPr>
        <w:object w:dxaOrig="1200" w:dyaOrig="360">
          <v:shape id="_x0000_i1032" type="#_x0000_t75" style="width:60pt;height:18pt" o:ole="">
            <v:imagedata r:id="rId47" o:title=""/>
          </v:shape>
          <o:OLEObject Type="Embed" ProgID="Equation.DSMT4" ShapeID="_x0000_i1032" DrawAspect="Content" ObjectID="_1361201551" r:id="rId48"/>
        </w:object>
      </w:r>
      <w:r w:rsidRPr="00D63A32">
        <w:rPr>
          <w:noProof/>
          <w:sz w:val="20"/>
          <w:szCs w:val="20"/>
        </w:rPr>
        <w:t xml:space="preserve">, </w:t>
      </w:r>
      <w:r w:rsidRPr="00D63A32">
        <w:rPr>
          <w:noProof/>
          <w:position w:val="-10"/>
          <w:sz w:val="20"/>
          <w:szCs w:val="20"/>
        </w:rPr>
        <w:object w:dxaOrig="1280" w:dyaOrig="320">
          <v:shape id="_x0000_i1033" type="#_x0000_t75" style="width:63.75pt;height:15.75pt" o:ole="">
            <v:imagedata r:id="rId49" o:title=""/>
          </v:shape>
          <o:OLEObject Type="Embed" ProgID="Equation.DSMT4" ShapeID="_x0000_i1033" DrawAspect="Content" ObjectID="_1361201552" r:id="rId50"/>
        </w:object>
      </w:r>
      <w:r w:rsidRPr="00D63A32">
        <w:rPr>
          <w:noProof/>
          <w:sz w:val="20"/>
          <w:szCs w:val="20"/>
        </w:rPr>
        <w:t xml:space="preserve">, where </w:t>
      </w:r>
      <w:r w:rsidRPr="00D63A32">
        <w:rPr>
          <w:noProof/>
          <w:position w:val="-4"/>
          <w:sz w:val="20"/>
          <w:szCs w:val="20"/>
        </w:rPr>
        <w:object w:dxaOrig="260" w:dyaOrig="260">
          <v:shape id="_x0000_i1034" type="#_x0000_t75" style="width:12.75pt;height:12.75pt" o:ole="">
            <v:imagedata r:id="rId51" o:title=""/>
          </v:shape>
          <o:OLEObject Type="Embed" ProgID="Equation.DSMT4" ShapeID="_x0000_i1034" DrawAspect="Content" ObjectID="_1361201553" r:id="rId52"/>
        </w:object>
      </w:r>
      <w:r w:rsidRPr="00D63A32">
        <w:rPr>
          <w:noProof/>
          <w:sz w:val="20"/>
          <w:szCs w:val="20"/>
        </w:rPr>
        <w:t xml:space="preserve"> is a point at instant </w:t>
      </w:r>
      <w:r w:rsidRPr="00D63A32">
        <w:rPr>
          <w:noProof/>
          <w:position w:val="-10"/>
          <w:sz w:val="20"/>
          <w:szCs w:val="20"/>
        </w:rPr>
        <w:object w:dxaOrig="320" w:dyaOrig="320">
          <v:shape id="_x0000_i1035" type="#_x0000_t75" style="width:15.75pt;height:15.75pt" o:ole="">
            <v:imagedata r:id="rId53" o:title=""/>
          </v:shape>
          <o:OLEObject Type="Embed" ProgID="Equation.DSMT4" ShapeID="_x0000_i1035" DrawAspect="Content" ObjectID="_1361201554" r:id="rId54"/>
        </w:object>
      </w:r>
      <w:r w:rsidRPr="00D63A32">
        <w:rPr>
          <w:noProof/>
          <w:sz w:val="20"/>
          <w:szCs w:val="20"/>
        </w:rPr>
        <w:t xml:space="preserve"> and </w:t>
      </w:r>
      <w:r w:rsidRPr="00D63A32">
        <w:rPr>
          <w:noProof/>
          <w:position w:val="-6"/>
          <w:sz w:val="20"/>
          <w:szCs w:val="20"/>
        </w:rPr>
        <w:object w:dxaOrig="300" w:dyaOrig="279">
          <v:shape id="_x0000_i1036" type="#_x0000_t75" style="width:15pt;height:14.25pt" o:ole="">
            <v:imagedata r:id="rId55" o:title=""/>
          </v:shape>
          <o:OLEObject Type="Embed" ProgID="Equation.DSMT4" ShapeID="_x0000_i1036" DrawAspect="Content" ObjectID="_1361201555" r:id="rId56"/>
        </w:object>
      </w:r>
      <w:r w:rsidRPr="00D63A32">
        <w:rPr>
          <w:noProof/>
          <w:sz w:val="20"/>
          <w:szCs w:val="20"/>
        </w:rPr>
        <w:t>= 70 number of points that represent the digit. The following features are computed:</w:t>
      </w:r>
    </w:p>
    <w:p w:rsidR="003A4B85" w:rsidRPr="00D63A32" w:rsidRDefault="003A4B85"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r w:rsidRPr="00D63A32">
        <w:rPr>
          <w:b/>
          <w:bCs/>
          <w:noProof/>
          <w:sz w:val="20"/>
          <w:szCs w:val="20"/>
        </w:rPr>
        <w:t xml:space="preserve">5.1.1  </w:t>
      </w:r>
      <w:bookmarkStart w:id="29" w:name="GrindEQpgref4d6f83207"/>
      <w:bookmarkEnd w:id="29"/>
      <w:r w:rsidRPr="00D63A32">
        <w:rPr>
          <w:b/>
          <w:bCs/>
          <w:noProof/>
          <w:sz w:val="20"/>
          <w:szCs w:val="20"/>
        </w:rPr>
        <w:t xml:space="preserve"> F1: Directional Feature: </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The local writing direction at a point at instant </w:t>
      </w:r>
      <w:r w:rsidRPr="00D63A32">
        <w:rPr>
          <w:noProof/>
          <w:position w:val="-10"/>
          <w:sz w:val="20"/>
          <w:szCs w:val="20"/>
        </w:rPr>
        <w:object w:dxaOrig="320" w:dyaOrig="320">
          <v:shape id="_x0000_i1037" type="#_x0000_t75" style="width:15.75pt;height:15.75pt" o:ole="">
            <v:imagedata r:id="rId57" o:title=""/>
          </v:shape>
          <o:OLEObject Type="Embed" ProgID="Equation.DSMT4" ShapeID="_x0000_i1037" DrawAspect="Content" ObjectID="_1361201556" r:id="rId58"/>
        </w:object>
      </w:r>
      <w:r w:rsidRPr="00D63A32">
        <w:rPr>
          <w:noProof/>
          <w:sz w:val="20"/>
          <w:szCs w:val="20"/>
        </w:rPr>
        <w:t xml:space="preserve"> is described by cosine and sine [?]: </w:t>
      </w:r>
    </w:p>
    <w:p w:rsidR="003A4B85" w:rsidRPr="00D63A32" w:rsidRDefault="003A4B85" w:rsidP="00D63A32">
      <w:pPr>
        <w:tabs>
          <w:tab w:val="center" w:pos="4800"/>
          <w:tab w:val="right" w:pos="9500"/>
        </w:tabs>
        <w:ind w:firstLine="720"/>
        <w:jc w:val="center"/>
        <w:rPr>
          <w:noProof/>
          <w:sz w:val="20"/>
          <w:szCs w:val="20"/>
        </w:rPr>
      </w:pPr>
      <w:r w:rsidRPr="00D63A32">
        <w:rPr>
          <w:noProof/>
          <w:position w:val="-64"/>
          <w:sz w:val="20"/>
          <w:szCs w:val="20"/>
        </w:rPr>
        <w:object w:dxaOrig="1900" w:dyaOrig="1719">
          <v:shape id="_x0000_i1038" type="#_x0000_t75" style="width:95.25pt;height:86.25pt" o:ole="">
            <v:imagedata r:id="rId59" o:title=""/>
          </v:shape>
          <o:OLEObject Type="Embed" ProgID="Equation.DSMT4" ShapeID="_x0000_i1038" DrawAspect="Content" ObjectID="_1361201557" r:id="rId60"/>
        </w:object>
      </w:r>
    </w:p>
    <w:p w:rsidR="003A4B85" w:rsidRPr="00D63A32" w:rsidRDefault="003A4B85" w:rsidP="00D63A32">
      <w:pPr>
        <w:tabs>
          <w:tab w:val="center" w:pos="4800"/>
          <w:tab w:val="right" w:pos="9500"/>
        </w:tabs>
        <w:jc w:val="both"/>
        <w:rPr>
          <w:noProof/>
          <w:sz w:val="20"/>
          <w:szCs w:val="20"/>
        </w:rPr>
      </w:pPr>
      <w:r w:rsidRPr="00D63A32">
        <w:rPr>
          <w:noProof/>
          <w:sz w:val="20"/>
          <w:szCs w:val="20"/>
        </w:rPr>
        <w:t xml:space="preserve">where </w:t>
      </w:r>
      <w:r w:rsidRPr="00D63A32">
        <w:rPr>
          <w:noProof/>
          <w:position w:val="-10"/>
          <w:sz w:val="20"/>
          <w:szCs w:val="20"/>
        </w:rPr>
        <w:object w:dxaOrig="720" w:dyaOrig="320">
          <v:shape id="_x0000_i1039" type="#_x0000_t75" style="width:36pt;height:15.75pt" o:ole="">
            <v:imagedata r:id="rId61" o:title=""/>
          </v:shape>
          <o:OLEObject Type="Embed" ProgID="Equation.DSMT4" ShapeID="_x0000_i1039" DrawAspect="Content" ObjectID="_1361201558" r:id="rId62"/>
        </w:object>
      </w:r>
      <w:r w:rsidRPr="00D63A32">
        <w:rPr>
          <w:noProof/>
          <w:sz w:val="20"/>
          <w:szCs w:val="20"/>
        </w:rPr>
        <w:t xml:space="preserve"> , </w:t>
      </w:r>
      <w:r w:rsidRPr="00D63A32">
        <w:rPr>
          <w:noProof/>
          <w:position w:val="-10"/>
          <w:sz w:val="20"/>
          <w:szCs w:val="20"/>
        </w:rPr>
        <w:object w:dxaOrig="720" w:dyaOrig="320">
          <v:shape id="_x0000_i1040" type="#_x0000_t75" style="width:36pt;height:15.75pt" o:ole="">
            <v:imagedata r:id="rId63" o:title=""/>
          </v:shape>
          <o:OLEObject Type="Embed" ProgID="Equation.DSMT4" ShapeID="_x0000_i1040" DrawAspect="Content" ObjectID="_1361201559" r:id="rId64"/>
        </w:object>
      </w:r>
      <w:r w:rsidRPr="00D63A32">
        <w:rPr>
          <w:noProof/>
          <w:sz w:val="20"/>
          <w:szCs w:val="20"/>
        </w:rPr>
        <w:t xml:space="preserve"> and </w:t>
      </w:r>
      <w:r w:rsidRPr="00D63A32">
        <w:rPr>
          <w:noProof/>
          <w:position w:val="-10"/>
          <w:sz w:val="20"/>
          <w:szCs w:val="20"/>
        </w:rPr>
        <w:object w:dxaOrig="660" w:dyaOrig="320">
          <v:shape id="_x0000_i1041" type="#_x0000_t75" style="width:33pt;height:15.75pt" o:ole="">
            <v:imagedata r:id="rId65" o:title=""/>
          </v:shape>
          <o:OLEObject Type="Embed" ProgID="Equation.DSMT4" ShapeID="_x0000_i1041" DrawAspect="Content" ObjectID="_1361201560" r:id="rId66"/>
        </w:object>
      </w:r>
      <w:r w:rsidRPr="00D63A32">
        <w:rPr>
          <w:noProof/>
          <w:sz w:val="20"/>
          <w:szCs w:val="20"/>
        </w:rPr>
        <w:t xml:space="preserve"> are defined as follows: </w:t>
      </w:r>
    </w:p>
    <w:p w:rsidR="003A4B85" w:rsidRPr="00D63A32" w:rsidRDefault="003A4B85" w:rsidP="00D63A32">
      <w:pPr>
        <w:tabs>
          <w:tab w:val="center" w:pos="4800"/>
          <w:tab w:val="right" w:pos="9500"/>
        </w:tabs>
        <w:ind w:firstLine="720"/>
        <w:jc w:val="center"/>
        <w:rPr>
          <w:noProof/>
          <w:sz w:val="20"/>
          <w:szCs w:val="20"/>
        </w:rPr>
      </w:pPr>
      <w:r w:rsidRPr="00D63A32">
        <w:rPr>
          <w:noProof/>
          <w:position w:val="-70"/>
          <w:sz w:val="20"/>
          <w:szCs w:val="20"/>
        </w:rPr>
        <w:object w:dxaOrig="2780" w:dyaOrig="1520">
          <v:shape id="_x0000_i1042" type="#_x0000_t75" style="width:138.75pt;height:75.75pt" o:ole="">
            <v:imagedata r:id="rId67" o:title=""/>
          </v:shape>
          <o:OLEObject Type="Embed" ProgID="Equation.DSMT4" ShapeID="_x0000_i1042" DrawAspect="Content" ObjectID="_1361201561" r:id="rId68"/>
        </w:object>
      </w:r>
    </w:p>
    <w:p w:rsidR="003A4B85" w:rsidRPr="00D63A32" w:rsidRDefault="004230C2" w:rsidP="00D63A32">
      <w:pPr>
        <w:tabs>
          <w:tab w:val="center" w:pos="4800"/>
          <w:tab w:val="right" w:pos="9500"/>
        </w:tabs>
        <w:jc w:val="center"/>
        <w:rPr>
          <w:noProof/>
          <w:sz w:val="20"/>
          <w:szCs w:val="20"/>
        </w:rPr>
      </w:pPr>
      <w:r w:rsidRPr="00D63A32">
        <w:rPr>
          <w:noProof/>
          <w:sz w:val="20"/>
          <w:szCs w:val="20"/>
        </w:rPr>
        <w:drawing>
          <wp:inline distT="0" distB="0" distL="0" distR="0">
            <wp:extent cx="2190750" cy="821531"/>
            <wp:effectExtent l="19050" t="0" r="0" b="0"/>
            <wp:docPr id="2" name="Picture 0" descr="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jpg"/>
                    <pic:cNvPicPr/>
                  </pic:nvPicPr>
                  <pic:blipFill>
                    <a:blip r:embed="rId69"/>
                    <a:stretch>
                      <a:fillRect/>
                    </a:stretch>
                  </pic:blipFill>
                  <pic:spPr>
                    <a:xfrm>
                      <a:off x="0" y="0"/>
                      <a:ext cx="2190750" cy="821531"/>
                    </a:xfrm>
                    <a:prstGeom prst="rect">
                      <a:avLst/>
                    </a:prstGeom>
                  </pic:spPr>
                </pic:pic>
              </a:graphicData>
            </a:graphic>
          </wp:inline>
        </w:drawing>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Figure  1: </w:t>
      </w:r>
      <w:r w:rsidR="008C4712" w:rsidRPr="00D63A32">
        <w:rPr>
          <w:noProof/>
          <w:sz w:val="20"/>
          <w:szCs w:val="20"/>
        </w:rPr>
        <w:t>Various</w:t>
      </w:r>
      <w:r w:rsidRPr="00D63A32">
        <w:rPr>
          <w:noProof/>
          <w:sz w:val="20"/>
          <w:szCs w:val="20"/>
        </w:rPr>
        <w:t xml:space="preserve"> direction</w:t>
      </w:r>
      <w:r w:rsidR="008C4712" w:rsidRPr="00D63A32">
        <w:rPr>
          <w:noProof/>
          <w:sz w:val="20"/>
          <w:szCs w:val="20"/>
        </w:rPr>
        <w:t>s</w:t>
      </w:r>
      <w:r w:rsidRPr="00D63A32">
        <w:rPr>
          <w:noProof/>
          <w:sz w:val="20"/>
          <w:szCs w:val="20"/>
        </w:rPr>
        <w:t xml:space="preserve"> of Arabic digit</w:t>
      </w:r>
      <w:r w:rsidR="008C4712" w:rsidRPr="00D63A32">
        <w:rPr>
          <w:noProof/>
          <w:sz w:val="20"/>
          <w:szCs w:val="20"/>
        </w:rPr>
        <w:t>s</w:t>
      </w:r>
      <w:r w:rsidRPr="00D63A32">
        <w:rPr>
          <w:noProof/>
          <w:sz w:val="20"/>
          <w:szCs w:val="20"/>
        </w:rPr>
        <w:t xml:space="preserve"> 7 and 9.</w:t>
      </w:r>
    </w:p>
    <w:p w:rsidR="003A4B85" w:rsidRPr="00D63A32" w:rsidRDefault="003A4B85"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The first set of features we used was the directional features only. Figure 1 shows the writing direction of Arabic digit '9' and '7'. It is clear that the writing direction is different and can be used to discriminate different digits. Unfortunately, the test found that some digits written in various directions can't be classified as shown in Fig 2. The figure shows that when a users change the writing direction more than once (or Over trace a digit), the system get confused and gives wrong results. This means that depending on directional features only is not enough and thus we tried to use other features which describe the global digit.</w:t>
      </w:r>
    </w:p>
    <w:p w:rsidR="003A4B85" w:rsidRPr="00D63A32" w:rsidRDefault="003A4B85" w:rsidP="006B2C39">
      <w:pPr>
        <w:tabs>
          <w:tab w:val="center" w:pos="4800"/>
          <w:tab w:val="right" w:pos="9500"/>
        </w:tabs>
        <w:jc w:val="both"/>
        <w:rPr>
          <w:noProof/>
          <w:sz w:val="20"/>
          <w:szCs w:val="20"/>
        </w:rPr>
        <w:pPrChange w:id="30" w:author="Maha" w:date="2011-03-09T18:45:00Z">
          <w:pPr>
            <w:tabs>
              <w:tab w:val="center" w:pos="4800"/>
              <w:tab w:val="right" w:pos="9500"/>
            </w:tabs>
            <w:ind w:firstLine="720"/>
            <w:jc w:val="both"/>
          </w:pPr>
        </w:pPrChange>
      </w:pPr>
    </w:p>
    <w:p w:rsidR="003A4B85" w:rsidRPr="00D63A32" w:rsidRDefault="004230C2" w:rsidP="00FC7FD1">
      <w:pPr>
        <w:tabs>
          <w:tab w:val="center" w:pos="4800"/>
          <w:tab w:val="right" w:pos="9500"/>
        </w:tabs>
        <w:ind w:firstLine="720"/>
        <w:jc w:val="center"/>
        <w:rPr>
          <w:noProof/>
          <w:sz w:val="20"/>
          <w:szCs w:val="20"/>
        </w:rPr>
        <w:pPrChange w:id="31" w:author="Maha" w:date="2011-03-09T18:42:00Z">
          <w:pPr>
            <w:tabs>
              <w:tab w:val="center" w:pos="4800"/>
              <w:tab w:val="right" w:pos="9500"/>
            </w:tabs>
            <w:ind w:firstLine="720"/>
            <w:jc w:val="both"/>
          </w:pPr>
        </w:pPrChange>
      </w:pPr>
      <w:r w:rsidRPr="00D63A32">
        <w:rPr>
          <w:noProof/>
          <w:sz w:val="20"/>
          <w:szCs w:val="20"/>
        </w:rPr>
        <w:drawing>
          <wp:inline distT="0" distB="0" distL="0" distR="0">
            <wp:extent cx="1323975" cy="719302"/>
            <wp:effectExtent l="19050" t="0" r="9525" b="0"/>
            <wp:docPr id="3" name="Picture 2" descr="directi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rection2.jpg"/>
                    <pic:cNvPicPr/>
                  </pic:nvPicPr>
                  <pic:blipFill>
                    <a:blip r:embed="rId70"/>
                    <a:stretch>
                      <a:fillRect/>
                    </a:stretch>
                  </pic:blipFill>
                  <pic:spPr>
                    <a:xfrm>
                      <a:off x="0" y="0"/>
                      <a:ext cx="1326420" cy="720630"/>
                    </a:xfrm>
                    <a:prstGeom prst="rect">
                      <a:avLst/>
                    </a:prstGeom>
                  </pic:spPr>
                </pic:pic>
              </a:graphicData>
            </a:graphic>
          </wp:inline>
        </w:drawing>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Figure  2: The images show the over tracing in writing a digit.</w:t>
      </w:r>
    </w:p>
    <w:p w:rsidR="003A4B85" w:rsidRPr="00D63A32" w:rsidDel="006B2C39" w:rsidRDefault="003A4B85" w:rsidP="00D63A32">
      <w:pPr>
        <w:tabs>
          <w:tab w:val="center" w:pos="4800"/>
          <w:tab w:val="right" w:pos="9500"/>
        </w:tabs>
        <w:ind w:firstLine="720"/>
        <w:jc w:val="both"/>
        <w:rPr>
          <w:del w:id="32" w:author="Maha" w:date="2011-03-09T18:45:00Z"/>
          <w:noProof/>
          <w:sz w:val="20"/>
          <w:szCs w:val="20"/>
        </w:rPr>
      </w:pPr>
      <w:r w:rsidRPr="00D63A32">
        <w:rPr>
          <w:noProof/>
          <w:sz w:val="20"/>
          <w:szCs w:val="20"/>
        </w:rPr>
        <w:t xml:space="preserve">  </w:t>
      </w:r>
    </w:p>
    <w:p w:rsidR="003A4B85" w:rsidRPr="00D63A32" w:rsidRDefault="003A4B85" w:rsidP="006B2C39">
      <w:pPr>
        <w:tabs>
          <w:tab w:val="center" w:pos="4800"/>
          <w:tab w:val="right" w:pos="9500"/>
        </w:tabs>
        <w:ind w:firstLine="720"/>
        <w:jc w:val="both"/>
        <w:rPr>
          <w:noProof/>
          <w:sz w:val="20"/>
          <w:szCs w:val="20"/>
        </w:rPr>
        <w:pPrChange w:id="33" w:author="Maha" w:date="2011-03-09T18:45:00Z">
          <w:pPr>
            <w:tabs>
              <w:tab w:val="center" w:pos="4800"/>
              <w:tab w:val="right" w:pos="9500"/>
            </w:tabs>
            <w:ind w:firstLine="720"/>
            <w:jc w:val="both"/>
          </w:pPr>
        </w:pPrChange>
      </w:pPr>
    </w:p>
    <w:p w:rsidR="003A4B85" w:rsidRPr="00D63A32" w:rsidRDefault="003A4B85" w:rsidP="00D63A32">
      <w:pPr>
        <w:tabs>
          <w:tab w:val="center" w:pos="4800"/>
          <w:tab w:val="right" w:pos="9500"/>
        </w:tabs>
        <w:ind w:firstLine="720"/>
        <w:jc w:val="both"/>
        <w:rPr>
          <w:noProof/>
          <w:sz w:val="20"/>
          <w:szCs w:val="20"/>
        </w:rPr>
      </w:pPr>
      <w:r w:rsidRPr="00D63A32">
        <w:rPr>
          <w:b/>
          <w:bCs/>
          <w:noProof/>
          <w:sz w:val="22"/>
          <w:szCs w:val="22"/>
        </w:rPr>
        <w:t xml:space="preserve">5.2  </w:t>
      </w:r>
      <w:bookmarkStart w:id="34" w:name="GrindEQpgref4d6f83208"/>
      <w:bookmarkEnd w:id="34"/>
      <w:r w:rsidRPr="00D63A32">
        <w:rPr>
          <w:b/>
          <w:bCs/>
          <w:noProof/>
          <w:sz w:val="22"/>
          <w:szCs w:val="22"/>
        </w:rPr>
        <w:t>Spatial Features</w:t>
      </w:r>
    </w:p>
    <w:p w:rsidR="003A4B85" w:rsidRPr="00D63A32" w:rsidRDefault="003A4B85" w:rsidP="00D63A32">
      <w:pPr>
        <w:tabs>
          <w:tab w:val="center" w:pos="4800"/>
          <w:tab w:val="right" w:pos="9500"/>
        </w:tabs>
        <w:ind w:firstLine="720"/>
        <w:jc w:val="both"/>
        <w:rPr>
          <w:noProof/>
          <w:sz w:val="20"/>
          <w:szCs w:val="20"/>
        </w:rPr>
      </w:pP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 xml:space="preserve">The following spatial features are used to solve the </w:t>
      </w:r>
      <w:r w:rsidRPr="00D63A32">
        <w:rPr>
          <w:noProof/>
          <w:sz w:val="20"/>
          <w:szCs w:val="20"/>
        </w:rPr>
        <w:lastRenderedPageBreak/>
        <w:t xml:space="preserve">problem of depending on temporal features. But before extracting the spatial features we needed to convert the user’s strokes into bitmap image. The image is created for the on-line stroke by first connecting the stroke points by a straight line. At this stage some of the spatial features are extracted and other will require that the image is resized to a normalized size of </w:t>
      </w:r>
      <w:r w:rsidRPr="00D63A32">
        <w:rPr>
          <w:noProof/>
          <w:position w:val="-10"/>
          <w:sz w:val="20"/>
          <w:szCs w:val="20"/>
        </w:rPr>
        <w:object w:dxaOrig="940" w:dyaOrig="320">
          <v:shape id="_x0000_i1043" type="#_x0000_t75" style="width:47.25pt;height:15.75pt" o:ole="">
            <v:imagedata r:id="rId71" o:title=""/>
          </v:shape>
          <o:OLEObject Type="Embed" ProgID="Equation.DSMT4" ShapeID="_x0000_i1043" DrawAspect="Content" ObjectID="_1361201562" r:id="rId72"/>
        </w:object>
      </w:r>
      <w:r w:rsidRPr="00D63A32">
        <w:rPr>
          <w:noProof/>
          <w:sz w:val="20"/>
          <w:szCs w:val="20"/>
        </w:rPr>
        <w:t>. We can divide the spatial features into two sections. Global descriptive and local connectivity features where global features are the whole image features like area, aspect ratio. Unlike the local connectivity features which depends on neighborhood black pixels and connectivity.</w:t>
      </w:r>
    </w:p>
    <w:p w:rsidR="003A4B85" w:rsidRPr="00D63A32" w:rsidRDefault="003A4B85"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r w:rsidRPr="00D63A32">
        <w:rPr>
          <w:b/>
          <w:bCs/>
          <w:noProof/>
          <w:sz w:val="20"/>
          <w:szCs w:val="20"/>
        </w:rPr>
        <w:t xml:space="preserve">5.2.1  </w:t>
      </w:r>
      <w:bookmarkStart w:id="35" w:name="GrindEQpgref4d6f83209"/>
      <w:bookmarkEnd w:id="35"/>
      <w:r w:rsidRPr="00D63A32">
        <w:rPr>
          <w:b/>
          <w:bCs/>
          <w:noProof/>
          <w:sz w:val="20"/>
          <w:szCs w:val="20"/>
        </w:rPr>
        <w:t>F2:Global Features:</w:t>
      </w:r>
    </w:p>
    <w:p w:rsidR="003A4B85" w:rsidRPr="00D63A32" w:rsidRDefault="003A4B85"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 The aspect ratio characterizes the height-to-width ratio of the bounding box containing the preceding and succeeding points of </w:t>
      </w:r>
      <w:r w:rsidRPr="00D63A32">
        <w:rPr>
          <w:noProof/>
          <w:position w:val="-10"/>
          <w:sz w:val="20"/>
          <w:szCs w:val="20"/>
        </w:rPr>
        <w:object w:dxaOrig="920" w:dyaOrig="320">
          <v:shape id="_x0000_i1044" type="#_x0000_t75" style="width:45.75pt;height:15.75pt" o:ole="">
            <v:imagedata r:id="rId73" o:title=""/>
          </v:shape>
          <o:OLEObject Type="Embed" ProgID="Equation.DSMT4" ShapeID="_x0000_i1044" DrawAspect="Content" ObjectID="_1361201563" r:id="rId74"/>
        </w:object>
      </w:r>
      <w:r w:rsidRPr="00D63A32">
        <w:rPr>
          <w:noProof/>
          <w:sz w:val="20"/>
          <w:szCs w:val="20"/>
        </w:rPr>
        <w:t>.</w:t>
      </w:r>
    </w:p>
    <w:p w:rsidR="003A4B85" w:rsidRPr="00D63A32" w:rsidRDefault="003A4B85"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center"/>
        <w:rPr>
          <w:noProof/>
          <w:sz w:val="20"/>
          <w:szCs w:val="20"/>
        </w:rPr>
      </w:pPr>
      <w:r w:rsidRPr="00D63A32">
        <w:rPr>
          <w:noProof/>
          <w:position w:val="-24"/>
          <w:sz w:val="20"/>
          <w:szCs w:val="20"/>
        </w:rPr>
        <w:object w:dxaOrig="1760" w:dyaOrig="620">
          <v:shape id="_x0000_i1045" type="#_x0000_t75" style="width:87.75pt;height:30.75pt" o:ole="">
            <v:imagedata r:id="rId75" o:title=""/>
          </v:shape>
          <o:OLEObject Type="Embed" ProgID="Equation.DSMT4" ShapeID="_x0000_i1045" DrawAspect="Content" ObjectID="_1361201564" r:id="rId76"/>
        </w:object>
      </w:r>
    </w:p>
    <w:p w:rsidR="003A4B85" w:rsidRPr="00D63A32" w:rsidRDefault="003A4B85" w:rsidP="00D63A32">
      <w:pPr>
        <w:tabs>
          <w:tab w:val="center" w:pos="4800"/>
          <w:tab w:val="right" w:pos="9500"/>
        </w:tabs>
        <w:jc w:val="both"/>
        <w:rPr>
          <w:noProof/>
          <w:sz w:val="20"/>
          <w:szCs w:val="20"/>
        </w:rPr>
      </w:pPr>
      <w:r w:rsidRPr="00D63A32">
        <w:rPr>
          <w:noProof/>
          <w:sz w:val="20"/>
          <w:szCs w:val="20"/>
        </w:rPr>
        <w:t xml:space="preserve">where </w:t>
      </w:r>
      <w:r w:rsidRPr="00D63A32">
        <w:rPr>
          <w:noProof/>
          <w:position w:val="-10"/>
          <w:sz w:val="20"/>
          <w:szCs w:val="20"/>
        </w:rPr>
        <w:object w:dxaOrig="760" w:dyaOrig="320">
          <v:shape id="_x0000_i1046" type="#_x0000_t75" style="width:38.25pt;height:15.75pt" o:ole="">
            <v:imagedata r:id="rId77" o:title=""/>
          </v:shape>
          <o:OLEObject Type="Embed" ProgID="Equation.DSMT4" ShapeID="_x0000_i1046" DrawAspect="Content" ObjectID="_1361201565" r:id="rId78"/>
        </w:object>
      </w:r>
      <w:r w:rsidRPr="00D63A32">
        <w:rPr>
          <w:noProof/>
          <w:sz w:val="20"/>
          <w:szCs w:val="20"/>
        </w:rPr>
        <w:t xml:space="preserve"> and </w:t>
      </w:r>
      <w:r w:rsidRPr="00D63A32">
        <w:rPr>
          <w:noProof/>
          <w:position w:val="-6"/>
          <w:sz w:val="20"/>
          <w:szCs w:val="20"/>
        </w:rPr>
        <w:object w:dxaOrig="639" w:dyaOrig="279">
          <v:shape id="_x0000_i1047" type="#_x0000_t75" style="width:32.25pt;height:14.25pt" o:ole="">
            <v:imagedata r:id="rId79" o:title=""/>
          </v:shape>
          <o:OLEObject Type="Embed" ProgID="Equation.DSMT4" ShapeID="_x0000_i1047" DrawAspect="Content" ObjectID="_1361201566" r:id="rId80"/>
        </w:object>
      </w:r>
      <w:r w:rsidRPr="00D63A32">
        <w:rPr>
          <w:noProof/>
          <w:sz w:val="20"/>
          <w:szCs w:val="20"/>
        </w:rPr>
        <w:t xml:space="preserve"> are the height and width of image before resizing.</w:t>
      </w:r>
    </w:p>
    <w:p w:rsidR="003A4B85" w:rsidRPr="00D63A32" w:rsidRDefault="003A4B85"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center"/>
        <w:rPr>
          <w:noProof/>
          <w:sz w:val="20"/>
          <w:szCs w:val="20"/>
        </w:rPr>
      </w:pPr>
      <w:r w:rsidRPr="00D63A32">
        <w:rPr>
          <w:noProof/>
          <w:sz w:val="20"/>
          <w:szCs w:val="20"/>
        </w:rPr>
        <w:t xml:space="preserve">• The area of the bitmap image </w:t>
      </w:r>
      <w:r w:rsidRPr="00D63A32">
        <w:rPr>
          <w:noProof/>
          <w:position w:val="-10"/>
          <w:sz w:val="20"/>
          <w:szCs w:val="20"/>
        </w:rPr>
        <w:object w:dxaOrig="2180" w:dyaOrig="320">
          <v:shape id="_x0000_i1048" type="#_x0000_t75" style="width:108.75pt;height:15.75pt" o:ole="">
            <v:imagedata r:id="rId81" o:title=""/>
          </v:shape>
          <o:OLEObject Type="Embed" ProgID="Equation.DSMT4" ShapeID="_x0000_i1048" DrawAspect="Content" ObjectID="_1361201567" r:id="rId82"/>
        </w:object>
      </w:r>
    </w:p>
    <w:p w:rsidR="003A4B85" w:rsidRPr="00D63A32" w:rsidRDefault="003A4B85"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r w:rsidRPr="00D63A32">
        <w:rPr>
          <w:b/>
          <w:bCs/>
          <w:noProof/>
          <w:sz w:val="20"/>
          <w:szCs w:val="20"/>
        </w:rPr>
        <w:t xml:space="preserve">5.2.2  </w:t>
      </w:r>
      <w:bookmarkStart w:id="36" w:name="GrindEQpgref4d6f832010"/>
      <w:bookmarkEnd w:id="36"/>
      <w:r w:rsidRPr="00D63A32">
        <w:rPr>
          <w:b/>
          <w:bCs/>
          <w:noProof/>
          <w:sz w:val="20"/>
          <w:szCs w:val="20"/>
        </w:rPr>
        <w:t xml:space="preserve"> F3: Number of white pixels</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The following connectivity features are computed on the bitmap image </w:t>
      </w:r>
      <w:r w:rsidRPr="00D63A32">
        <w:rPr>
          <w:noProof/>
          <w:position w:val="-6"/>
          <w:sz w:val="20"/>
          <w:szCs w:val="20"/>
        </w:rPr>
        <w:object w:dxaOrig="780" w:dyaOrig="279">
          <v:shape id="_x0000_i1049" type="#_x0000_t75" style="width:39pt;height:14.25pt" o:ole="">
            <v:imagedata r:id="rId83" o:title=""/>
          </v:shape>
          <o:OLEObject Type="Embed" ProgID="Equation.DSMT4" ShapeID="_x0000_i1049" DrawAspect="Content" ObjectID="_1361201568" r:id="rId84"/>
        </w:object>
      </w:r>
      <w:r w:rsidRPr="00D63A32">
        <w:rPr>
          <w:noProof/>
          <w:sz w:val="20"/>
          <w:szCs w:val="20"/>
        </w:rPr>
        <w:t xml:space="preserve">. The features describes the digit visually using connectivity of white and black pixels [?].  </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1.  </w:t>
      </w:r>
      <w:r w:rsidRPr="00D63A32">
        <w:rPr>
          <w:i/>
          <w:iCs/>
          <w:noProof/>
          <w:sz w:val="20"/>
          <w:szCs w:val="20"/>
        </w:rPr>
        <w:t>'White 2'</w:t>
      </w:r>
      <w:r w:rsidRPr="00D63A32">
        <w:rPr>
          <w:noProof/>
          <w:sz w:val="20"/>
          <w:szCs w:val="20"/>
        </w:rPr>
        <w:t xml:space="preserve"> White pixels between the black pixels at the top of the digit, the black pixels at the left of the digit, the black pixels at the bottom of the digit, and the right corner of the bounding box. Figure 3 shows the feature.</w:t>
      </w:r>
    </w:p>
    <w:p w:rsidR="003A4B85" w:rsidRPr="00D63A32" w:rsidRDefault="003A4B85"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2.  </w:t>
      </w:r>
      <w:r w:rsidRPr="00D63A32">
        <w:rPr>
          <w:i/>
          <w:iCs/>
          <w:noProof/>
          <w:sz w:val="20"/>
          <w:szCs w:val="20"/>
        </w:rPr>
        <w:t>'White 4'</w:t>
      </w:r>
      <w:r w:rsidRPr="00D63A32">
        <w:rPr>
          <w:noProof/>
          <w:sz w:val="20"/>
          <w:szCs w:val="20"/>
        </w:rPr>
        <w:t xml:space="preserve"> White pixels surrounded by black pixels from above and below and having the left corner of the bounding box to their left. see fig 3. </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3.  </w:t>
      </w:r>
      <w:r w:rsidRPr="00D63A32">
        <w:rPr>
          <w:i/>
          <w:iCs/>
          <w:noProof/>
          <w:sz w:val="20"/>
          <w:szCs w:val="20"/>
        </w:rPr>
        <w:t>'White 5'</w:t>
      </w:r>
      <w:r w:rsidRPr="00D63A32">
        <w:rPr>
          <w:noProof/>
          <w:sz w:val="20"/>
          <w:szCs w:val="20"/>
        </w:rPr>
        <w:t xml:space="preserve"> White pixels surrounded by black pixels in all directions. see fig 3. </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4.  </w:t>
      </w:r>
      <w:r w:rsidRPr="00D63A32">
        <w:rPr>
          <w:i/>
          <w:iCs/>
          <w:noProof/>
          <w:sz w:val="20"/>
          <w:szCs w:val="20"/>
        </w:rPr>
        <w:t>'White 6'</w:t>
      </w:r>
      <w:r w:rsidRPr="00D63A32">
        <w:rPr>
          <w:noProof/>
          <w:sz w:val="20"/>
          <w:szCs w:val="20"/>
        </w:rPr>
        <w:t xml:space="preserve"> White pixels surrounded by black pixels from the top and the right and by the left and bottom corners of the bounding box. see fig 3. </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5.  </w:t>
      </w:r>
      <w:r w:rsidRPr="00D63A32">
        <w:rPr>
          <w:i/>
          <w:iCs/>
          <w:noProof/>
          <w:sz w:val="20"/>
          <w:szCs w:val="20"/>
        </w:rPr>
        <w:t>'White 7'</w:t>
      </w:r>
      <w:r w:rsidRPr="00D63A32">
        <w:rPr>
          <w:noProof/>
          <w:sz w:val="20"/>
          <w:szCs w:val="20"/>
        </w:rPr>
        <w:t xml:space="preserve"> White pixels surrounded by black pixels to their right and left and by the bottom corner of the bounding box from below. </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6.  </w:t>
      </w:r>
      <w:r w:rsidRPr="00D63A32">
        <w:rPr>
          <w:i/>
          <w:iCs/>
          <w:noProof/>
          <w:sz w:val="20"/>
          <w:szCs w:val="20"/>
        </w:rPr>
        <w:t>'White 8'</w:t>
      </w:r>
      <w:r w:rsidRPr="00D63A32">
        <w:rPr>
          <w:noProof/>
          <w:sz w:val="20"/>
          <w:szCs w:val="20"/>
        </w:rPr>
        <w:t xml:space="preserve"> White pixels contained between the right corner of the bounding box until black pixels are encountered. </w:t>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 xml:space="preserve">    8.  </w:t>
      </w:r>
      <w:r w:rsidRPr="00D63A32">
        <w:rPr>
          <w:i/>
          <w:iCs/>
          <w:noProof/>
          <w:sz w:val="20"/>
          <w:szCs w:val="20"/>
        </w:rPr>
        <w:t>'White 9'</w:t>
      </w:r>
      <w:r w:rsidRPr="00D63A32">
        <w:rPr>
          <w:noProof/>
          <w:sz w:val="20"/>
          <w:szCs w:val="20"/>
        </w:rPr>
        <w:t xml:space="preserve">The number of white pixels surrounded </w:t>
      </w:r>
      <w:r w:rsidRPr="00D63A32">
        <w:rPr>
          <w:noProof/>
          <w:sz w:val="20"/>
          <w:szCs w:val="20"/>
        </w:rPr>
        <w:lastRenderedPageBreak/>
        <w:t xml:space="preserve">by black pixels in all directions in the upper left half of the bounding box </w:t>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 xml:space="preserve">    9.  </w:t>
      </w:r>
      <w:r w:rsidRPr="00D63A32">
        <w:rPr>
          <w:i/>
          <w:iCs/>
          <w:noProof/>
          <w:sz w:val="20"/>
          <w:szCs w:val="20"/>
        </w:rPr>
        <w:t>'White 9 height'</w:t>
      </w:r>
      <w:r w:rsidRPr="00D63A32">
        <w:rPr>
          <w:noProof/>
          <w:sz w:val="20"/>
          <w:szCs w:val="20"/>
        </w:rPr>
        <w:t xml:space="preserve">the average height of the black pixels in the left half of the bounding box that is the distance between the first black pixel in one column and the last black pixel in the same column averaged over the columns of the left half of the bounding box. </w:t>
      </w:r>
    </w:p>
    <w:p w:rsidR="003A4B85" w:rsidRPr="00D63A32" w:rsidRDefault="003A4B85" w:rsidP="00D63A32">
      <w:pPr>
        <w:tabs>
          <w:tab w:val="center" w:pos="4800"/>
          <w:tab w:val="right" w:pos="9500"/>
        </w:tabs>
        <w:ind w:firstLine="720"/>
        <w:jc w:val="both"/>
        <w:rPr>
          <w:noProof/>
          <w:sz w:val="20"/>
          <w:szCs w:val="20"/>
        </w:rPr>
      </w:pPr>
    </w:p>
    <w:p w:rsidR="003A4B85" w:rsidRPr="00D63A32" w:rsidRDefault="00D63A32" w:rsidP="00D63A32">
      <w:pPr>
        <w:tabs>
          <w:tab w:val="center" w:pos="4800"/>
          <w:tab w:val="right" w:pos="9500"/>
        </w:tabs>
        <w:ind w:firstLine="720"/>
        <w:jc w:val="both"/>
        <w:rPr>
          <w:noProof/>
          <w:sz w:val="20"/>
          <w:szCs w:val="20"/>
        </w:rPr>
      </w:pPr>
      <w:r w:rsidRPr="00D63A32">
        <w:rPr>
          <w:noProof/>
          <w:sz w:val="20"/>
          <w:szCs w:val="20"/>
        </w:rPr>
        <w:drawing>
          <wp:inline distT="0" distB="0" distL="0" distR="0">
            <wp:extent cx="613304" cy="581025"/>
            <wp:effectExtent l="19050" t="0" r="0" b="0"/>
            <wp:docPr id="52" name="Picture 4" descr="fig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jpg"/>
                    <pic:cNvPicPr/>
                  </pic:nvPicPr>
                  <pic:blipFill>
                    <a:blip r:embed="rId85"/>
                    <a:stretch>
                      <a:fillRect/>
                    </a:stretch>
                  </pic:blipFill>
                  <pic:spPr>
                    <a:xfrm>
                      <a:off x="0" y="0"/>
                      <a:ext cx="613304" cy="581025"/>
                    </a:xfrm>
                    <a:prstGeom prst="rect">
                      <a:avLst/>
                    </a:prstGeom>
                  </pic:spPr>
                </pic:pic>
              </a:graphicData>
            </a:graphic>
          </wp:inline>
        </w:drawing>
      </w:r>
      <w:r w:rsidR="004230C2" w:rsidRPr="00D63A32">
        <w:rPr>
          <w:noProof/>
          <w:sz w:val="20"/>
          <w:szCs w:val="20"/>
        </w:rPr>
        <w:drawing>
          <wp:inline distT="0" distB="0" distL="0" distR="0">
            <wp:extent cx="819150" cy="794624"/>
            <wp:effectExtent l="19050" t="0" r="0" b="0"/>
            <wp:docPr id="9" name="Picture 5" descr="fi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jpg"/>
                    <pic:cNvPicPr/>
                  </pic:nvPicPr>
                  <pic:blipFill>
                    <a:blip r:embed="rId86"/>
                    <a:stretch>
                      <a:fillRect/>
                    </a:stretch>
                  </pic:blipFill>
                  <pic:spPr>
                    <a:xfrm>
                      <a:off x="0" y="0"/>
                      <a:ext cx="820258" cy="795698"/>
                    </a:xfrm>
                    <a:prstGeom prst="rect">
                      <a:avLst/>
                    </a:prstGeom>
                  </pic:spPr>
                </pic:pic>
              </a:graphicData>
            </a:graphic>
          </wp:inline>
        </w:drawing>
      </w:r>
      <w:r w:rsidRPr="00D63A32">
        <w:rPr>
          <w:noProof/>
          <w:sz w:val="20"/>
          <w:szCs w:val="20"/>
        </w:rPr>
        <w:drawing>
          <wp:inline distT="0" distB="0" distL="0" distR="0">
            <wp:extent cx="626584" cy="571500"/>
            <wp:effectExtent l="19050" t="0" r="2066" b="0"/>
            <wp:docPr id="51" name="Picture 7" descr="fig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TIF"/>
                    <pic:cNvPicPr/>
                  </pic:nvPicPr>
                  <pic:blipFill>
                    <a:blip r:embed="rId87"/>
                    <a:stretch>
                      <a:fillRect/>
                    </a:stretch>
                  </pic:blipFill>
                  <pic:spPr>
                    <a:xfrm>
                      <a:off x="0" y="0"/>
                      <a:ext cx="630092" cy="574700"/>
                    </a:xfrm>
                    <a:prstGeom prst="rect">
                      <a:avLst/>
                    </a:prstGeom>
                  </pic:spPr>
                </pic:pic>
              </a:graphicData>
            </a:graphic>
          </wp:inline>
        </w:drawing>
      </w:r>
      <w:r w:rsidRPr="00D63A32">
        <w:rPr>
          <w:noProof/>
          <w:sz w:val="20"/>
          <w:szCs w:val="20"/>
        </w:rPr>
        <w:drawing>
          <wp:inline distT="0" distB="0" distL="0" distR="0">
            <wp:extent cx="568375" cy="542925"/>
            <wp:effectExtent l="19050" t="0" r="3125" b="0"/>
            <wp:docPr id="50" name="Picture 6" descr="fig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TIF"/>
                    <pic:cNvPicPr/>
                  </pic:nvPicPr>
                  <pic:blipFill>
                    <a:blip r:embed="rId88"/>
                    <a:stretch>
                      <a:fillRect/>
                    </a:stretch>
                  </pic:blipFill>
                  <pic:spPr>
                    <a:xfrm>
                      <a:off x="0" y="0"/>
                      <a:ext cx="566435" cy="541072"/>
                    </a:xfrm>
                    <a:prstGeom prst="rect">
                      <a:avLst/>
                    </a:prstGeom>
                  </pic:spPr>
                </pic:pic>
              </a:graphicData>
            </a:graphic>
          </wp:inline>
        </w:drawing>
      </w:r>
    </w:p>
    <w:p w:rsidR="003A4B85" w:rsidRPr="00D63A32" w:rsidRDefault="003A4B85" w:rsidP="00D63A32">
      <w:pPr>
        <w:tabs>
          <w:tab w:val="center" w:pos="4800"/>
          <w:tab w:val="right" w:pos="9500"/>
        </w:tabs>
        <w:ind w:firstLine="720"/>
        <w:jc w:val="both"/>
        <w:rPr>
          <w:noProof/>
          <w:sz w:val="16"/>
          <w:szCs w:val="16"/>
        </w:rPr>
      </w:pPr>
      <w:r w:rsidRPr="00D63A32">
        <w:rPr>
          <w:noProof/>
          <w:sz w:val="20"/>
          <w:szCs w:val="20"/>
        </w:rPr>
        <w:t>[</w:t>
      </w:r>
      <w:r w:rsidRPr="00D63A32">
        <w:rPr>
          <w:noProof/>
          <w:sz w:val="16"/>
          <w:szCs w:val="16"/>
        </w:rPr>
        <w:t xml:space="preserve"> Feature 'White_2']  [Feature 'White_4'.] [Feature 'White_5'.] [Feature 'White_6'.]</w:t>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drawing>
          <wp:inline distT="0" distB="0" distL="0" distR="0">
            <wp:extent cx="838200" cy="838200"/>
            <wp:effectExtent l="19050" t="0" r="0" b="0"/>
            <wp:docPr id="24" name="Picture 23" descr="fig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TIF"/>
                    <pic:cNvPicPr/>
                  </pic:nvPicPr>
                  <pic:blipFill>
                    <a:blip r:embed="rId89"/>
                    <a:stretch>
                      <a:fillRect/>
                    </a:stretch>
                  </pic:blipFill>
                  <pic:spPr>
                    <a:xfrm>
                      <a:off x="0" y="0"/>
                      <a:ext cx="838200" cy="838200"/>
                    </a:xfrm>
                    <a:prstGeom prst="rect">
                      <a:avLst/>
                    </a:prstGeom>
                  </pic:spPr>
                </pic:pic>
              </a:graphicData>
            </a:graphic>
          </wp:inline>
        </w:drawing>
      </w:r>
      <w:r w:rsidRPr="00D63A32">
        <w:rPr>
          <w:noProof/>
          <w:sz w:val="20"/>
          <w:szCs w:val="20"/>
        </w:rPr>
        <w:drawing>
          <wp:inline distT="0" distB="0" distL="0" distR="0">
            <wp:extent cx="687456" cy="762000"/>
            <wp:effectExtent l="19050" t="0" r="0" b="0"/>
            <wp:docPr id="26" name="Picture 25" descr="fig1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b.jpg"/>
                    <pic:cNvPicPr/>
                  </pic:nvPicPr>
                  <pic:blipFill>
                    <a:blip r:embed="rId90"/>
                    <a:stretch>
                      <a:fillRect/>
                    </a:stretch>
                  </pic:blipFill>
                  <pic:spPr>
                    <a:xfrm>
                      <a:off x="0" y="0"/>
                      <a:ext cx="690664" cy="765556"/>
                    </a:xfrm>
                    <a:prstGeom prst="rect">
                      <a:avLst/>
                    </a:prstGeom>
                  </pic:spPr>
                </pic:pic>
              </a:graphicData>
            </a:graphic>
          </wp:inline>
        </w:drawing>
      </w:r>
      <w:r w:rsidRPr="00D63A32">
        <w:rPr>
          <w:noProof/>
          <w:sz w:val="20"/>
          <w:szCs w:val="20"/>
        </w:rPr>
        <w:drawing>
          <wp:inline distT="0" distB="0" distL="0" distR="0">
            <wp:extent cx="828675" cy="828675"/>
            <wp:effectExtent l="19050" t="0" r="9525" b="0"/>
            <wp:docPr id="27" name="Picture 26" descr="fig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TIF"/>
                    <pic:cNvPicPr/>
                  </pic:nvPicPr>
                  <pic:blipFill>
                    <a:blip r:embed="rId91"/>
                    <a:stretch>
                      <a:fillRect/>
                    </a:stretch>
                  </pic:blipFill>
                  <pic:spPr>
                    <a:xfrm>
                      <a:off x="0" y="0"/>
                      <a:ext cx="828675" cy="828675"/>
                    </a:xfrm>
                    <a:prstGeom prst="rect">
                      <a:avLst/>
                    </a:prstGeom>
                  </pic:spPr>
                </pic:pic>
              </a:graphicData>
            </a:graphic>
          </wp:inline>
        </w:drawing>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Figure  4: Examples of the Spatial Features</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The spatial features improved the accuracy but another problem appeared while testing and it related to the Arabic digit 'zero'. The next section explains in details the problem and how we solved it.</w:t>
      </w:r>
    </w:p>
    <w:p w:rsidR="003A4B85" w:rsidRPr="00D63A32" w:rsidRDefault="003A4B85"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r w:rsidRPr="00D63A32">
        <w:rPr>
          <w:b/>
          <w:bCs/>
          <w:noProof/>
          <w:sz w:val="22"/>
          <w:szCs w:val="22"/>
        </w:rPr>
        <w:t xml:space="preserve">5.3  </w:t>
      </w:r>
      <w:bookmarkStart w:id="37" w:name="GrindEQpgref4d6f832011"/>
      <w:bookmarkEnd w:id="37"/>
      <w:r w:rsidRPr="00D63A32">
        <w:rPr>
          <w:b/>
          <w:bCs/>
          <w:noProof/>
          <w:sz w:val="22"/>
          <w:szCs w:val="22"/>
        </w:rPr>
        <w:t>Zero Problem</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The Arabic Digit zero '0' provided a different problem form other digits because it ambiguous and no specific way to write it, as it is only like a decimal point. Figure 5 shows different samples of the Arabic Digit '0'. The figure clearly shows that the digit does not have a specific way to write it normally written like other digits especially Arabic Digit '5' and '1'. Due to the ambiguity of the digit zero it is difficult to use the same set of feature to represent the zero as the other digits. The most discriminating feature of the zero than the other features is the size and number of points used to write it. Figure 6 shows the average size of Digit '0' versus the Arabic digit '1' and '2'.So since zero in Arabic is written in small area and random direction, so the digit zero should be recognized separately.</w:t>
      </w:r>
    </w:p>
    <w:p w:rsidR="003A4B85" w:rsidRPr="00D63A32" w:rsidRDefault="003A4B85" w:rsidP="00D63A32">
      <w:pPr>
        <w:tabs>
          <w:tab w:val="center" w:pos="4800"/>
          <w:tab w:val="right" w:pos="9500"/>
        </w:tabs>
        <w:ind w:firstLine="720"/>
        <w:jc w:val="both"/>
        <w:rPr>
          <w:noProof/>
          <w:sz w:val="20"/>
          <w:szCs w:val="20"/>
        </w:rPr>
      </w:pPr>
    </w:p>
    <w:p w:rsidR="003A4B85" w:rsidRPr="00D63A32" w:rsidRDefault="00FC7FD1" w:rsidP="00FC7FD1">
      <w:pPr>
        <w:tabs>
          <w:tab w:val="center" w:pos="4800"/>
          <w:tab w:val="right" w:pos="9500"/>
        </w:tabs>
        <w:ind w:firstLine="720"/>
        <w:jc w:val="center"/>
        <w:rPr>
          <w:noProof/>
          <w:sz w:val="20"/>
          <w:szCs w:val="20"/>
        </w:rPr>
        <w:pPrChange w:id="38" w:author="Maha" w:date="2011-03-09T18:42:00Z">
          <w:pPr>
            <w:tabs>
              <w:tab w:val="center" w:pos="4800"/>
              <w:tab w:val="right" w:pos="9500"/>
            </w:tabs>
            <w:ind w:firstLine="720"/>
            <w:jc w:val="both"/>
          </w:pPr>
        </w:pPrChange>
      </w:pPr>
      <w:ins w:id="39" w:author="Maha" w:date="2011-03-09T18:42:00Z">
        <w:r>
          <w:rPr>
            <w:noProof/>
            <w:sz w:val="20"/>
            <w:szCs w:val="20"/>
          </w:rPr>
          <w:drawing>
            <wp:inline distT="0" distB="0" distL="0" distR="0">
              <wp:extent cx="2076450" cy="276225"/>
              <wp:effectExtent l="19050" t="0" r="0" b="0"/>
              <wp:docPr id="4" name="Picture 3" descr="Zero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ro0.jpg"/>
                      <pic:cNvPicPr/>
                    </pic:nvPicPr>
                    <pic:blipFill>
                      <a:blip r:embed="rId92"/>
                      <a:stretch>
                        <a:fillRect/>
                      </a:stretch>
                    </pic:blipFill>
                    <pic:spPr>
                      <a:xfrm>
                        <a:off x="0" y="0"/>
                        <a:ext cx="2076450" cy="276225"/>
                      </a:xfrm>
                      <a:prstGeom prst="rect">
                        <a:avLst/>
                      </a:prstGeom>
                    </pic:spPr>
                  </pic:pic>
                </a:graphicData>
              </a:graphic>
            </wp:inline>
          </w:drawing>
        </w:r>
      </w:ins>
      <w:del w:id="40" w:author="Maha" w:date="2011-03-09T18:41:00Z">
        <w:r w:rsidR="004230C2" w:rsidRPr="00D63A32" w:rsidDel="00FC7FD1">
          <w:rPr>
            <w:noProof/>
            <w:sz w:val="20"/>
            <w:szCs w:val="20"/>
          </w:rPr>
          <w:drawing>
            <wp:inline distT="0" distB="0" distL="0" distR="0">
              <wp:extent cx="1838325" cy="836726"/>
              <wp:effectExtent l="19050" t="0" r="0" b="0"/>
              <wp:docPr id="11" name="Picture 10" descr="Zero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ro0.jpg"/>
                      <pic:cNvPicPr/>
                    </pic:nvPicPr>
                    <pic:blipFill>
                      <a:blip r:embed="rId93"/>
                      <a:stretch>
                        <a:fillRect/>
                      </a:stretch>
                    </pic:blipFill>
                    <pic:spPr>
                      <a:xfrm>
                        <a:off x="0" y="0"/>
                        <a:ext cx="1842204" cy="838492"/>
                      </a:xfrm>
                      <a:prstGeom prst="rect">
                        <a:avLst/>
                      </a:prstGeom>
                    </pic:spPr>
                  </pic:pic>
                </a:graphicData>
              </a:graphic>
            </wp:inline>
          </w:drawing>
        </w:r>
      </w:del>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Figure  5: The images shows different samples of the Arabic Digit '0'</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w:t>
      </w:r>
    </w:p>
    <w:p w:rsidR="003A4B85" w:rsidRPr="00D63A32" w:rsidRDefault="003A4B85" w:rsidP="00D63A32">
      <w:pPr>
        <w:tabs>
          <w:tab w:val="center" w:pos="4800"/>
          <w:tab w:val="right" w:pos="9500"/>
        </w:tabs>
        <w:ind w:firstLine="720"/>
        <w:jc w:val="both"/>
        <w:rPr>
          <w:noProof/>
          <w:sz w:val="20"/>
          <w:szCs w:val="20"/>
        </w:rPr>
      </w:pPr>
    </w:p>
    <w:p w:rsidR="003A4B85" w:rsidRPr="00D63A32" w:rsidRDefault="00FC7FD1" w:rsidP="00D63A32">
      <w:pPr>
        <w:tabs>
          <w:tab w:val="center" w:pos="4800"/>
          <w:tab w:val="right" w:pos="9500"/>
        </w:tabs>
        <w:ind w:firstLine="720"/>
        <w:jc w:val="center"/>
        <w:rPr>
          <w:noProof/>
          <w:sz w:val="20"/>
          <w:szCs w:val="20"/>
        </w:rPr>
      </w:pPr>
      <w:ins w:id="41" w:author="Maha" w:date="2011-03-09T18:42:00Z">
        <w:r>
          <w:rPr>
            <w:noProof/>
            <w:sz w:val="20"/>
            <w:szCs w:val="20"/>
          </w:rPr>
          <w:drawing>
            <wp:inline distT="0" distB="0" distL="0" distR="0">
              <wp:extent cx="1743075" cy="871706"/>
              <wp:effectExtent l="19050" t="0" r="9525" b="0"/>
              <wp:docPr id="5" name="Picture 4" descr="Zer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ro1.jpg"/>
                      <pic:cNvPicPr/>
                    </pic:nvPicPr>
                    <pic:blipFill>
                      <a:blip r:embed="rId94"/>
                      <a:stretch>
                        <a:fillRect/>
                      </a:stretch>
                    </pic:blipFill>
                    <pic:spPr>
                      <a:xfrm>
                        <a:off x="0" y="0"/>
                        <a:ext cx="1743075" cy="871706"/>
                      </a:xfrm>
                      <a:prstGeom prst="rect">
                        <a:avLst/>
                      </a:prstGeom>
                    </pic:spPr>
                  </pic:pic>
                </a:graphicData>
              </a:graphic>
            </wp:inline>
          </w:drawing>
        </w:r>
      </w:ins>
      <w:del w:id="42" w:author="Maha" w:date="2011-03-09T18:42:00Z">
        <w:r w:rsidR="004230C2" w:rsidRPr="00D63A32" w:rsidDel="00FC7FD1">
          <w:rPr>
            <w:noProof/>
            <w:sz w:val="20"/>
            <w:szCs w:val="20"/>
          </w:rPr>
          <w:drawing>
            <wp:inline distT="0" distB="0" distL="0" distR="0">
              <wp:extent cx="1242438" cy="1091591"/>
              <wp:effectExtent l="19050" t="0" r="0" b="0"/>
              <wp:docPr id="12" name="Picture 11" descr="Zer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ro1.jpg"/>
                      <pic:cNvPicPr/>
                    </pic:nvPicPr>
                    <pic:blipFill>
                      <a:blip r:embed="rId95"/>
                      <a:stretch>
                        <a:fillRect/>
                      </a:stretch>
                    </pic:blipFill>
                    <pic:spPr>
                      <a:xfrm>
                        <a:off x="0" y="0"/>
                        <a:ext cx="1244965" cy="1093811"/>
                      </a:xfrm>
                      <a:prstGeom prst="rect">
                        <a:avLst/>
                      </a:prstGeom>
                    </pic:spPr>
                  </pic:pic>
                </a:graphicData>
              </a:graphic>
            </wp:inline>
          </w:drawing>
        </w:r>
      </w:del>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lastRenderedPageBreak/>
        <w:t>Figure  6: The images show the difference in size between the digits '0' and other digits.</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To solve the digit Zero problem, we had to separate detecting the Arabic digit zero from the rest of the digits. Our final system goes through two stages, the first stage recognizes the digit zero and the second stage recognizes the remaining digits. Figure 7 shows a block diagram of the recognition system. The system is divided into three main blocks; Pre processing, Zero recognizer and Final Classifier. In Pre Processing the stroke are re-sampled and smoothed. The second stage is recognizing the zero digits using a classifier the output of this stage is either labeling the digit as a zero or continuing to the next stage. The final stage is an OVO classifier that discriminates between Arabic digits from 1 to 9.</w:t>
      </w:r>
    </w:p>
    <w:p w:rsidR="003A4B85" w:rsidRPr="00D63A32" w:rsidRDefault="003A4B85" w:rsidP="00D63A32">
      <w:pPr>
        <w:tabs>
          <w:tab w:val="center" w:pos="4800"/>
          <w:tab w:val="right" w:pos="9500"/>
        </w:tabs>
        <w:ind w:firstLine="720"/>
        <w:jc w:val="both"/>
        <w:rPr>
          <w:noProof/>
          <w:sz w:val="20"/>
          <w:szCs w:val="20"/>
        </w:rPr>
      </w:pPr>
    </w:p>
    <w:p w:rsidR="003A4B85" w:rsidRPr="00D63A32" w:rsidRDefault="004230C2" w:rsidP="006B2C39">
      <w:pPr>
        <w:tabs>
          <w:tab w:val="center" w:pos="4800"/>
          <w:tab w:val="right" w:pos="9500"/>
        </w:tabs>
        <w:ind w:firstLine="720"/>
        <w:jc w:val="center"/>
        <w:rPr>
          <w:noProof/>
          <w:sz w:val="20"/>
          <w:szCs w:val="20"/>
        </w:rPr>
        <w:pPrChange w:id="43" w:author="Maha" w:date="2011-03-09T18:45:00Z">
          <w:pPr>
            <w:tabs>
              <w:tab w:val="center" w:pos="4800"/>
              <w:tab w:val="right" w:pos="9500"/>
            </w:tabs>
            <w:ind w:firstLine="720"/>
            <w:jc w:val="both"/>
          </w:pPr>
        </w:pPrChange>
      </w:pPr>
      <w:r w:rsidRPr="00D63A32">
        <w:rPr>
          <w:noProof/>
          <w:sz w:val="20"/>
          <w:szCs w:val="20"/>
        </w:rPr>
        <w:drawing>
          <wp:inline distT="0" distB="0" distL="0" distR="0">
            <wp:extent cx="1945071" cy="2400300"/>
            <wp:effectExtent l="19050" t="0" r="0" b="0"/>
            <wp:docPr id="13" name="Picture 12" descr="Blo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jpg"/>
                    <pic:cNvPicPr/>
                  </pic:nvPicPr>
                  <pic:blipFill>
                    <a:blip r:embed="rId96"/>
                    <a:stretch>
                      <a:fillRect/>
                    </a:stretch>
                  </pic:blipFill>
                  <pic:spPr>
                    <a:xfrm>
                      <a:off x="0" y="0"/>
                      <a:ext cx="1945341" cy="2400634"/>
                    </a:xfrm>
                    <a:prstGeom prst="rect">
                      <a:avLst/>
                    </a:prstGeom>
                  </pic:spPr>
                </pic:pic>
              </a:graphicData>
            </a:graphic>
          </wp:inline>
        </w:drawing>
      </w:r>
    </w:p>
    <w:p w:rsidR="004230C2" w:rsidRPr="00D63A32" w:rsidRDefault="004230C2"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Figure  7: The chart shows the system block diagram.</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w:t>
      </w:r>
    </w:p>
    <w:p w:rsidR="003A4B85" w:rsidRPr="00D63A32" w:rsidRDefault="003A4B85"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r w:rsidRPr="00D63A32">
        <w:rPr>
          <w:b/>
          <w:bCs/>
          <w:noProof/>
          <w:sz w:val="20"/>
          <w:szCs w:val="20"/>
        </w:rPr>
        <w:t xml:space="preserve">5.3.1  </w:t>
      </w:r>
      <w:bookmarkStart w:id="44" w:name="GrindEQpgref4d6f832012"/>
      <w:bookmarkEnd w:id="44"/>
      <w:r w:rsidRPr="00D63A32">
        <w:rPr>
          <w:b/>
          <w:bCs/>
          <w:noProof/>
          <w:sz w:val="20"/>
          <w:szCs w:val="20"/>
        </w:rPr>
        <w:t xml:space="preserve">The Zero Classifier </w:t>
      </w:r>
    </w:p>
    <w:p w:rsidR="003A4B85" w:rsidRPr="00D63A32" w:rsidRDefault="003A4B85"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As mentioned above it was clear that the Arabic Digit '0' will need offline feature to be discriminable from others digits. The main feature that differentiates between 0 and other digits is the size, number of points and aspect ratio. Trying to get the best result we tried various feature sets to finally choose the best feature set. The following list describes the three different features set that were used to test the Zero Classifier.  </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 Connectivity-FS: Some of the features mentioned in section 5.2.2. The feature vector consist of only ('White 2', 'White 3', 'White 4', 'White 5', 'White 6','White 8' 'White 9'). </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 Transitions-FS : The number of transition from black to white and vise vera. To reduce the dimensionality of the feature vector we choose to take only 3 in every direction of vertical, horizontal, left diagonal and right diagonal.</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 Projection-FS : The projections of the bitmap image of the digit. To reduce the dimensionality of the feature vector we choose to take only 3 in every direction of vertical, </w:t>
      </w:r>
      <w:r w:rsidRPr="00D63A32">
        <w:rPr>
          <w:noProof/>
          <w:sz w:val="20"/>
          <w:szCs w:val="20"/>
        </w:rPr>
        <w:lastRenderedPageBreak/>
        <w:t>horizontal , left diagonal and right diagonal.</w:t>
      </w:r>
    </w:p>
    <w:p w:rsidR="003A4B85" w:rsidRPr="00D63A32" w:rsidRDefault="003A4B85" w:rsidP="00D63A32">
      <w:pPr>
        <w:tabs>
          <w:tab w:val="center" w:pos="4800"/>
          <w:tab w:val="right" w:pos="9500"/>
        </w:tabs>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As mentioned, the area, aspect ratio and number of points in the stroke are main features for the Arabic digit Zero. These three main features were added to each of the previous feature set and a test was conducted to choose the best feature set. The comparison for each of the feature sets are explained in the results section.</w:t>
      </w:r>
    </w:p>
    <w:p w:rsidR="003A4B85" w:rsidRPr="00D63A32" w:rsidRDefault="003A4B85"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r w:rsidRPr="00D63A32">
        <w:rPr>
          <w:b/>
          <w:bCs/>
          <w:noProof/>
        </w:rPr>
        <w:t xml:space="preserve">6  </w:t>
      </w:r>
      <w:bookmarkStart w:id="45" w:name="GrindEQpgref4d6f832013"/>
      <w:bookmarkEnd w:id="45"/>
      <w:r w:rsidRPr="00D63A32">
        <w:rPr>
          <w:b/>
          <w:bCs/>
          <w:noProof/>
        </w:rPr>
        <w:t>Result</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w:t>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The system is composed of two stages (see Fig 11 ). The two stages are using a multi-class nonlinear SVM with input feature vector of length for first stage ... and a multi-class nonlinear SVM with input feature vector of length ... for second stage. The (164 )-element feature vector is a concatenation of the following feature: F1 (154 elements), F2 (1 element), F3 (9 elements).</w:t>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Since the first stage focus only on the zero digits we used single linear SVM classifier. However, we needed a multi class classifier for the second stage. The nonlinear SVM is originally designed for 2-class problem. Extending it to multi-class can be done using the One Versus One (OVO) or the One Versus All (OVA) schemes. We used the OVO scheme to classify 9 digits which means we have 36 linear classifiers.</w:t>
      </w:r>
    </w:p>
    <w:p w:rsidR="00C0322F" w:rsidRPr="00D63A32" w:rsidRDefault="00C0322F" w:rsidP="00D63A32">
      <w:pPr>
        <w:tabs>
          <w:tab w:val="center" w:pos="4800"/>
          <w:tab w:val="right" w:pos="9500"/>
        </w:tabs>
        <w:ind w:firstLine="720"/>
        <w:jc w:val="both"/>
        <w:rPr>
          <w:noProof/>
          <w:sz w:val="20"/>
          <w:szCs w:val="20"/>
        </w:rPr>
      </w:pPr>
      <w:r w:rsidRPr="00D63A32">
        <w:rPr>
          <w:noProof/>
          <w:sz w:val="20"/>
          <w:szCs w:val="20"/>
        </w:rPr>
        <w:t>The collected AOD dataset is divided into 80% trainset and 20% testset. All the result shown are computed on the testset. The accurcay is defined as the nubmer of correctly classified digits divided by the total number of digits in the testset. Table 2 shows the accuracy of the system first stage. The table shows the result of each of the feature set discribed in section 4.3. The results shows that the Connectivity-FS and Transitions-FS features set have the best recognition rate.</w:t>
      </w:r>
    </w:p>
    <w:p w:rsidR="003A4B85" w:rsidRPr="00D63A32" w:rsidRDefault="00C0322F" w:rsidP="00D63A32">
      <w:pPr>
        <w:tabs>
          <w:tab w:val="center" w:pos="4800"/>
          <w:tab w:val="right" w:pos="9500"/>
        </w:tabs>
        <w:ind w:firstLine="720"/>
        <w:jc w:val="both"/>
        <w:rPr>
          <w:noProof/>
          <w:sz w:val="20"/>
          <w:szCs w:val="20"/>
        </w:rPr>
      </w:pPr>
      <w:r w:rsidRPr="00D63A32">
        <w:rPr>
          <w:noProof/>
          <w:sz w:val="20"/>
          <w:szCs w:val="20"/>
        </w:rPr>
        <w:t>Table 3 shows the accuracy of the whole system. The accuracies of each features for each stage of the system and the accuracy of whole system are presented. The table clearly shows that the adding offline feature to the second stage improves the accuracy</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Table  2:  Table shows the result of the zero classifier </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w:t>
      </w:r>
    </w:p>
    <w:tbl>
      <w:tblPr>
        <w:tblW w:w="0" w:type="auto"/>
        <w:jc w:val="center"/>
        <w:tblInd w:w="108" w:type="dxa"/>
        <w:tblLook w:val="0000"/>
      </w:tblPr>
      <w:tblGrid>
        <w:gridCol w:w="1803"/>
        <w:gridCol w:w="1500"/>
        <w:gridCol w:w="1500"/>
      </w:tblGrid>
      <w:tr w:rsidR="003A4B85" w:rsidRPr="00D63A32" w:rsidTr="00FA57C8">
        <w:trPr>
          <w:jc w:val="center"/>
        </w:trPr>
        <w:tc>
          <w:tcPr>
            <w:tcW w:w="1803" w:type="dxa"/>
            <w:tcBorders>
              <w:top w:val="single" w:sz="4" w:space="0" w:color="auto"/>
              <w:left w:val="single" w:sz="4" w:space="0" w:color="auto"/>
              <w:bottom w:val="single" w:sz="4" w:space="0" w:color="auto"/>
              <w:right w:val="single" w:sz="4" w:space="0" w:color="auto"/>
            </w:tcBorders>
          </w:tcPr>
          <w:p w:rsidR="003A4B85" w:rsidRPr="00D63A32" w:rsidRDefault="003A4B85" w:rsidP="00D63A32">
            <w:pPr>
              <w:tabs>
                <w:tab w:val="center" w:pos="4800"/>
                <w:tab w:val="right" w:pos="9500"/>
              </w:tabs>
              <w:jc w:val="both"/>
              <w:rPr>
                <w:sz w:val="20"/>
                <w:szCs w:val="20"/>
              </w:rPr>
            </w:pPr>
            <w:r w:rsidRPr="00D63A32">
              <w:rPr>
                <w:sz w:val="20"/>
                <w:szCs w:val="20"/>
              </w:rPr>
              <w:t xml:space="preserve">Features </w:t>
            </w:r>
          </w:p>
        </w:tc>
        <w:tc>
          <w:tcPr>
            <w:tcW w:w="1500" w:type="dxa"/>
            <w:tcBorders>
              <w:top w:val="single" w:sz="4" w:space="0" w:color="auto"/>
              <w:left w:val="single" w:sz="4" w:space="0" w:color="auto"/>
              <w:bottom w:val="single" w:sz="4" w:space="0" w:color="auto"/>
              <w:right w:val="single" w:sz="4" w:space="0" w:color="auto"/>
            </w:tcBorders>
          </w:tcPr>
          <w:p w:rsidR="003A4B85" w:rsidRPr="00D63A32" w:rsidRDefault="003A4B85" w:rsidP="00D63A32">
            <w:pPr>
              <w:tabs>
                <w:tab w:val="center" w:pos="4800"/>
                <w:tab w:val="right" w:pos="9500"/>
              </w:tabs>
              <w:jc w:val="both"/>
              <w:rPr>
                <w:sz w:val="20"/>
                <w:szCs w:val="20"/>
              </w:rPr>
            </w:pPr>
            <w:r w:rsidRPr="00D63A32">
              <w:rPr>
                <w:sz w:val="20"/>
                <w:szCs w:val="20"/>
              </w:rPr>
              <w:t xml:space="preserve"> Recognition % without (Zeros features) </w:t>
            </w:r>
          </w:p>
        </w:tc>
        <w:tc>
          <w:tcPr>
            <w:tcW w:w="1500" w:type="dxa"/>
            <w:tcBorders>
              <w:top w:val="single" w:sz="4" w:space="0" w:color="auto"/>
              <w:left w:val="single" w:sz="4" w:space="0" w:color="auto"/>
              <w:bottom w:val="single" w:sz="4" w:space="0" w:color="auto"/>
              <w:right w:val="single" w:sz="4" w:space="0" w:color="auto"/>
            </w:tcBorders>
          </w:tcPr>
          <w:p w:rsidR="003A4B85" w:rsidRPr="00D63A32" w:rsidRDefault="003A4B85" w:rsidP="00D63A32">
            <w:pPr>
              <w:tabs>
                <w:tab w:val="center" w:pos="4800"/>
                <w:tab w:val="right" w:pos="9500"/>
              </w:tabs>
              <w:jc w:val="both"/>
              <w:rPr>
                <w:sz w:val="20"/>
                <w:szCs w:val="20"/>
              </w:rPr>
            </w:pPr>
            <w:r w:rsidRPr="00D63A32">
              <w:rPr>
                <w:sz w:val="20"/>
                <w:szCs w:val="20"/>
              </w:rPr>
              <w:t xml:space="preserve"> Accuracy after Main features </w:t>
            </w:r>
          </w:p>
        </w:tc>
      </w:tr>
      <w:tr w:rsidR="003A4B85" w:rsidRPr="00D63A32" w:rsidTr="00FA57C8">
        <w:trPr>
          <w:jc w:val="center"/>
        </w:trPr>
        <w:tc>
          <w:tcPr>
            <w:tcW w:w="1803" w:type="dxa"/>
            <w:tcBorders>
              <w:top w:val="single" w:sz="4" w:space="0" w:color="auto"/>
              <w:left w:val="single" w:sz="4" w:space="0" w:color="auto"/>
              <w:bottom w:val="single" w:sz="4" w:space="0" w:color="auto"/>
              <w:right w:val="single" w:sz="4" w:space="0" w:color="auto"/>
            </w:tcBorders>
          </w:tcPr>
          <w:p w:rsidR="003A4B85" w:rsidRPr="00D63A32" w:rsidRDefault="003A4B85" w:rsidP="00D63A32">
            <w:pPr>
              <w:tabs>
                <w:tab w:val="center" w:pos="4800"/>
                <w:tab w:val="right" w:pos="9500"/>
              </w:tabs>
              <w:jc w:val="both"/>
              <w:rPr>
                <w:sz w:val="20"/>
                <w:szCs w:val="20"/>
              </w:rPr>
            </w:pPr>
            <w:r w:rsidRPr="00D63A32">
              <w:rPr>
                <w:sz w:val="20"/>
                <w:szCs w:val="20"/>
              </w:rPr>
              <w:t xml:space="preserve">Connectivity-FS </w:t>
            </w:r>
          </w:p>
        </w:tc>
        <w:tc>
          <w:tcPr>
            <w:tcW w:w="1500" w:type="dxa"/>
            <w:tcBorders>
              <w:top w:val="single" w:sz="4" w:space="0" w:color="auto"/>
              <w:left w:val="single" w:sz="4" w:space="0" w:color="auto"/>
              <w:bottom w:val="single" w:sz="4" w:space="0" w:color="auto"/>
              <w:right w:val="single" w:sz="4" w:space="0" w:color="auto"/>
            </w:tcBorders>
          </w:tcPr>
          <w:p w:rsidR="003A4B85" w:rsidRPr="00D63A32" w:rsidRDefault="003A4B85" w:rsidP="00D63A32">
            <w:pPr>
              <w:tabs>
                <w:tab w:val="center" w:pos="4800"/>
                <w:tab w:val="right" w:pos="9500"/>
              </w:tabs>
              <w:jc w:val="both"/>
              <w:rPr>
                <w:sz w:val="20"/>
                <w:szCs w:val="20"/>
              </w:rPr>
            </w:pPr>
            <w:r w:rsidRPr="00D63A32">
              <w:rPr>
                <w:sz w:val="20"/>
                <w:szCs w:val="20"/>
              </w:rPr>
              <w:t xml:space="preserve"> 91.7407 </w:t>
            </w:r>
          </w:p>
        </w:tc>
        <w:tc>
          <w:tcPr>
            <w:tcW w:w="1500" w:type="dxa"/>
            <w:tcBorders>
              <w:top w:val="single" w:sz="4" w:space="0" w:color="auto"/>
              <w:left w:val="single" w:sz="4" w:space="0" w:color="auto"/>
              <w:bottom w:val="single" w:sz="4" w:space="0" w:color="auto"/>
              <w:right w:val="single" w:sz="4" w:space="0" w:color="auto"/>
            </w:tcBorders>
          </w:tcPr>
          <w:p w:rsidR="003A4B85" w:rsidRPr="00D63A32" w:rsidRDefault="003A4B85" w:rsidP="00D63A32">
            <w:pPr>
              <w:tabs>
                <w:tab w:val="center" w:pos="4800"/>
                <w:tab w:val="right" w:pos="9500"/>
              </w:tabs>
              <w:jc w:val="both"/>
              <w:rPr>
                <w:sz w:val="20"/>
                <w:szCs w:val="20"/>
              </w:rPr>
            </w:pPr>
            <w:r w:rsidRPr="00D63A32">
              <w:rPr>
                <w:sz w:val="20"/>
                <w:szCs w:val="20"/>
              </w:rPr>
              <w:t xml:space="preserve"> 99.6054 </w:t>
            </w:r>
          </w:p>
        </w:tc>
      </w:tr>
      <w:tr w:rsidR="003A4B85" w:rsidRPr="00D63A32" w:rsidTr="00FA57C8">
        <w:trPr>
          <w:jc w:val="center"/>
        </w:trPr>
        <w:tc>
          <w:tcPr>
            <w:tcW w:w="1803" w:type="dxa"/>
            <w:tcBorders>
              <w:top w:val="single" w:sz="4" w:space="0" w:color="auto"/>
              <w:left w:val="single" w:sz="4" w:space="0" w:color="auto"/>
              <w:bottom w:val="single" w:sz="4" w:space="0" w:color="auto"/>
              <w:right w:val="single" w:sz="4" w:space="0" w:color="auto"/>
            </w:tcBorders>
          </w:tcPr>
          <w:p w:rsidR="003A4B85" w:rsidRPr="00D63A32" w:rsidRDefault="003A4B85" w:rsidP="00D63A32">
            <w:pPr>
              <w:tabs>
                <w:tab w:val="center" w:pos="4800"/>
                <w:tab w:val="right" w:pos="9500"/>
              </w:tabs>
              <w:jc w:val="both"/>
              <w:rPr>
                <w:sz w:val="20"/>
                <w:szCs w:val="20"/>
              </w:rPr>
            </w:pPr>
            <w:r w:rsidRPr="00D63A32">
              <w:rPr>
                <w:sz w:val="20"/>
                <w:szCs w:val="20"/>
              </w:rPr>
              <w:t xml:space="preserve"> Transitions-FS </w:t>
            </w:r>
          </w:p>
        </w:tc>
        <w:tc>
          <w:tcPr>
            <w:tcW w:w="1500" w:type="dxa"/>
            <w:tcBorders>
              <w:top w:val="single" w:sz="4" w:space="0" w:color="auto"/>
              <w:left w:val="single" w:sz="4" w:space="0" w:color="auto"/>
              <w:bottom w:val="single" w:sz="4" w:space="0" w:color="auto"/>
              <w:right w:val="single" w:sz="4" w:space="0" w:color="auto"/>
            </w:tcBorders>
          </w:tcPr>
          <w:p w:rsidR="003A4B85" w:rsidRPr="00D63A32" w:rsidRDefault="003A4B85" w:rsidP="00D63A32">
            <w:pPr>
              <w:tabs>
                <w:tab w:val="center" w:pos="4800"/>
                <w:tab w:val="right" w:pos="9500"/>
              </w:tabs>
              <w:jc w:val="both"/>
              <w:rPr>
                <w:sz w:val="20"/>
                <w:szCs w:val="20"/>
              </w:rPr>
            </w:pPr>
            <w:r w:rsidRPr="00D63A32">
              <w:rPr>
                <w:sz w:val="20"/>
                <w:szCs w:val="20"/>
              </w:rPr>
              <w:t xml:space="preserve"> 90.6554 </w:t>
            </w:r>
          </w:p>
        </w:tc>
        <w:tc>
          <w:tcPr>
            <w:tcW w:w="1500" w:type="dxa"/>
            <w:tcBorders>
              <w:top w:val="single" w:sz="4" w:space="0" w:color="auto"/>
              <w:left w:val="single" w:sz="4" w:space="0" w:color="auto"/>
              <w:bottom w:val="single" w:sz="4" w:space="0" w:color="auto"/>
              <w:right w:val="single" w:sz="4" w:space="0" w:color="auto"/>
            </w:tcBorders>
          </w:tcPr>
          <w:p w:rsidR="003A4B85" w:rsidRPr="00D63A32" w:rsidRDefault="003A4B85" w:rsidP="00D63A32">
            <w:pPr>
              <w:tabs>
                <w:tab w:val="center" w:pos="4800"/>
                <w:tab w:val="right" w:pos="9500"/>
              </w:tabs>
              <w:jc w:val="both"/>
              <w:rPr>
                <w:sz w:val="20"/>
                <w:szCs w:val="20"/>
              </w:rPr>
            </w:pPr>
            <w:r w:rsidRPr="00D63A32">
              <w:rPr>
                <w:sz w:val="20"/>
                <w:szCs w:val="20"/>
              </w:rPr>
              <w:t xml:space="preserve"> 99.6899 </w:t>
            </w:r>
          </w:p>
        </w:tc>
      </w:tr>
      <w:tr w:rsidR="003A4B85" w:rsidRPr="00D63A32" w:rsidTr="00FA57C8">
        <w:trPr>
          <w:jc w:val="center"/>
        </w:trPr>
        <w:tc>
          <w:tcPr>
            <w:tcW w:w="1803" w:type="dxa"/>
            <w:tcBorders>
              <w:top w:val="single" w:sz="4" w:space="0" w:color="auto"/>
              <w:left w:val="single" w:sz="4" w:space="0" w:color="auto"/>
              <w:bottom w:val="single" w:sz="4" w:space="0" w:color="auto"/>
              <w:right w:val="single" w:sz="4" w:space="0" w:color="auto"/>
            </w:tcBorders>
          </w:tcPr>
          <w:p w:rsidR="003A4B85" w:rsidRPr="00D63A32" w:rsidRDefault="003A4B85" w:rsidP="00D63A32">
            <w:pPr>
              <w:tabs>
                <w:tab w:val="center" w:pos="4800"/>
                <w:tab w:val="right" w:pos="9500"/>
              </w:tabs>
              <w:jc w:val="both"/>
              <w:rPr>
                <w:sz w:val="20"/>
                <w:szCs w:val="20"/>
              </w:rPr>
            </w:pPr>
            <w:r w:rsidRPr="00D63A32">
              <w:rPr>
                <w:sz w:val="20"/>
                <w:szCs w:val="20"/>
              </w:rPr>
              <w:t xml:space="preserve"> Projection-FS </w:t>
            </w:r>
          </w:p>
        </w:tc>
        <w:tc>
          <w:tcPr>
            <w:tcW w:w="1500" w:type="dxa"/>
            <w:tcBorders>
              <w:top w:val="single" w:sz="4" w:space="0" w:color="auto"/>
              <w:left w:val="single" w:sz="4" w:space="0" w:color="auto"/>
              <w:bottom w:val="single" w:sz="4" w:space="0" w:color="auto"/>
              <w:right w:val="single" w:sz="4" w:space="0" w:color="auto"/>
            </w:tcBorders>
          </w:tcPr>
          <w:p w:rsidR="003A4B85" w:rsidRPr="00D63A32" w:rsidRDefault="00B31D88" w:rsidP="00D63A32">
            <w:pPr>
              <w:tabs>
                <w:tab w:val="center" w:pos="4800"/>
                <w:tab w:val="right" w:pos="9500"/>
              </w:tabs>
              <w:jc w:val="both"/>
              <w:rPr>
                <w:sz w:val="20"/>
                <w:szCs w:val="20"/>
              </w:rPr>
            </w:pPr>
            <w:r w:rsidRPr="00D63A32">
              <w:rPr>
                <w:sz w:val="20"/>
                <w:szCs w:val="20"/>
              </w:rPr>
              <w:t xml:space="preserve">  93.1219</w:t>
            </w:r>
          </w:p>
        </w:tc>
        <w:tc>
          <w:tcPr>
            <w:tcW w:w="1500" w:type="dxa"/>
            <w:tcBorders>
              <w:top w:val="single" w:sz="4" w:space="0" w:color="auto"/>
              <w:left w:val="single" w:sz="4" w:space="0" w:color="auto"/>
              <w:bottom w:val="single" w:sz="4" w:space="0" w:color="auto"/>
              <w:right w:val="single" w:sz="4" w:space="0" w:color="auto"/>
            </w:tcBorders>
          </w:tcPr>
          <w:p w:rsidR="003A4B85" w:rsidRPr="00D63A32" w:rsidRDefault="003A4B85" w:rsidP="00D63A32">
            <w:pPr>
              <w:tabs>
                <w:tab w:val="center" w:pos="4800"/>
                <w:tab w:val="right" w:pos="9500"/>
              </w:tabs>
              <w:jc w:val="both"/>
              <w:rPr>
                <w:sz w:val="20"/>
                <w:szCs w:val="20"/>
              </w:rPr>
            </w:pPr>
            <w:r w:rsidRPr="00D63A32">
              <w:rPr>
                <w:sz w:val="20"/>
                <w:szCs w:val="20"/>
              </w:rPr>
              <w:t xml:space="preserve"> 99.4926</w:t>
            </w:r>
          </w:p>
        </w:tc>
      </w:tr>
    </w:tbl>
    <w:p w:rsidR="00FA57C8" w:rsidRPr="00D63A32" w:rsidRDefault="00FA57C8"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Table  3: Table compares between Results of different feature sets</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w:t>
      </w:r>
    </w:p>
    <w:tbl>
      <w:tblPr>
        <w:tblW w:w="0" w:type="auto"/>
        <w:jc w:val="center"/>
        <w:tblInd w:w="108" w:type="dxa"/>
        <w:tblLook w:val="0000"/>
      </w:tblPr>
      <w:tblGrid>
        <w:gridCol w:w="2244"/>
        <w:gridCol w:w="1524"/>
      </w:tblGrid>
      <w:tr w:rsidR="00C0322F" w:rsidRPr="00D63A32" w:rsidTr="009A0849">
        <w:trPr>
          <w:trHeight w:val="276"/>
          <w:jc w:val="center"/>
        </w:trPr>
        <w:tc>
          <w:tcPr>
            <w:tcW w:w="2244" w:type="dxa"/>
            <w:tcBorders>
              <w:top w:val="single" w:sz="4" w:space="0" w:color="auto"/>
              <w:left w:val="single" w:sz="4" w:space="0" w:color="auto"/>
              <w:bottom w:val="single" w:sz="4" w:space="0" w:color="auto"/>
              <w:right w:val="single" w:sz="4" w:space="0" w:color="auto"/>
            </w:tcBorders>
          </w:tcPr>
          <w:p w:rsidR="00C0322F" w:rsidRPr="00D63A32" w:rsidRDefault="00C0322F" w:rsidP="00D63A32">
            <w:pPr>
              <w:tabs>
                <w:tab w:val="center" w:pos="4800"/>
                <w:tab w:val="right" w:pos="9500"/>
              </w:tabs>
              <w:jc w:val="both"/>
              <w:rPr>
                <w:sz w:val="20"/>
                <w:szCs w:val="20"/>
              </w:rPr>
            </w:pPr>
            <w:r w:rsidRPr="00D63A32">
              <w:rPr>
                <w:sz w:val="20"/>
                <w:szCs w:val="20"/>
              </w:rPr>
              <w:t xml:space="preserve">Features </w:t>
            </w:r>
          </w:p>
        </w:tc>
        <w:tc>
          <w:tcPr>
            <w:tcW w:w="1524" w:type="dxa"/>
            <w:tcBorders>
              <w:top w:val="single" w:sz="4" w:space="0" w:color="auto"/>
              <w:left w:val="single" w:sz="4" w:space="0" w:color="auto"/>
              <w:bottom w:val="single" w:sz="4" w:space="0" w:color="auto"/>
              <w:right w:val="single" w:sz="4" w:space="0" w:color="auto"/>
            </w:tcBorders>
          </w:tcPr>
          <w:p w:rsidR="00C0322F" w:rsidRPr="00D63A32" w:rsidRDefault="00C0322F" w:rsidP="00D63A32">
            <w:pPr>
              <w:tabs>
                <w:tab w:val="center" w:pos="4800"/>
                <w:tab w:val="right" w:pos="9500"/>
              </w:tabs>
              <w:jc w:val="both"/>
              <w:rPr>
                <w:sz w:val="20"/>
                <w:szCs w:val="20"/>
              </w:rPr>
            </w:pPr>
            <w:r w:rsidRPr="00D63A32">
              <w:rPr>
                <w:sz w:val="20"/>
                <w:szCs w:val="20"/>
              </w:rPr>
              <w:t xml:space="preserve"> Accuracy </w:t>
            </w:r>
          </w:p>
        </w:tc>
      </w:tr>
      <w:tr w:rsidR="00C0322F" w:rsidRPr="00D63A32" w:rsidTr="009A0849">
        <w:trPr>
          <w:trHeight w:val="276"/>
          <w:jc w:val="center"/>
        </w:trPr>
        <w:tc>
          <w:tcPr>
            <w:tcW w:w="2244" w:type="dxa"/>
            <w:tcBorders>
              <w:top w:val="single" w:sz="4" w:space="0" w:color="auto"/>
              <w:left w:val="single" w:sz="4" w:space="0" w:color="auto"/>
              <w:bottom w:val="single" w:sz="4" w:space="0" w:color="auto"/>
              <w:right w:val="single" w:sz="4" w:space="0" w:color="auto"/>
            </w:tcBorders>
          </w:tcPr>
          <w:p w:rsidR="00C0322F" w:rsidRPr="00D63A32" w:rsidRDefault="00C0322F" w:rsidP="00D63A32">
            <w:pPr>
              <w:tabs>
                <w:tab w:val="center" w:pos="4800"/>
                <w:tab w:val="right" w:pos="9500"/>
              </w:tabs>
              <w:jc w:val="both"/>
              <w:rPr>
                <w:sz w:val="20"/>
                <w:szCs w:val="20"/>
              </w:rPr>
            </w:pPr>
            <w:r w:rsidRPr="00D63A32">
              <w:rPr>
                <w:sz w:val="20"/>
                <w:szCs w:val="20"/>
              </w:rPr>
              <w:t xml:space="preserve"> Offline </w:t>
            </w:r>
          </w:p>
        </w:tc>
        <w:tc>
          <w:tcPr>
            <w:tcW w:w="1524" w:type="dxa"/>
            <w:tcBorders>
              <w:top w:val="single" w:sz="4" w:space="0" w:color="auto"/>
              <w:left w:val="single" w:sz="4" w:space="0" w:color="auto"/>
              <w:bottom w:val="single" w:sz="4" w:space="0" w:color="auto"/>
              <w:right w:val="single" w:sz="4" w:space="0" w:color="auto"/>
            </w:tcBorders>
          </w:tcPr>
          <w:p w:rsidR="00C0322F" w:rsidRPr="00D63A32" w:rsidRDefault="00C0322F" w:rsidP="00D63A32">
            <w:pPr>
              <w:tabs>
                <w:tab w:val="center" w:pos="4800"/>
                <w:tab w:val="right" w:pos="9500"/>
              </w:tabs>
              <w:jc w:val="both"/>
              <w:rPr>
                <w:sz w:val="20"/>
                <w:szCs w:val="20"/>
              </w:rPr>
            </w:pPr>
            <w:r w:rsidRPr="00D63A32">
              <w:rPr>
                <w:sz w:val="20"/>
                <w:szCs w:val="20"/>
              </w:rPr>
              <w:t xml:space="preserve"> 97.48%</w:t>
            </w:r>
          </w:p>
        </w:tc>
      </w:tr>
      <w:tr w:rsidR="00C0322F" w:rsidRPr="00D63A32" w:rsidTr="009A0849">
        <w:trPr>
          <w:trHeight w:val="276"/>
          <w:jc w:val="center"/>
        </w:trPr>
        <w:tc>
          <w:tcPr>
            <w:tcW w:w="2244" w:type="dxa"/>
            <w:tcBorders>
              <w:top w:val="single" w:sz="4" w:space="0" w:color="auto"/>
              <w:left w:val="single" w:sz="4" w:space="0" w:color="auto"/>
              <w:bottom w:val="single" w:sz="4" w:space="0" w:color="auto"/>
              <w:right w:val="single" w:sz="4" w:space="0" w:color="auto"/>
            </w:tcBorders>
          </w:tcPr>
          <w:p w:rsidR="00C0322F" w:rsidRPr="00D63A32" w:rsidRDefault="00C0322F" w:rsidP="00D63A32">
            <w:pPr>
              <w:tabs>
                <w:tab w:val="center" w:pos="4800"/>
                <w:tab w:val="right" w:pos="9500"/>
              </w:tabs>
              <w:jc w:val="both"/>
              <w:rPr>
                <w:sz w:val="20"/>
                <w:szCs w:val="20"/>
              </w:rPr>
            </w:pPr>
            <w:r w:rsidRPr="00D63A32">
              <w:rPr>
                <w:sz w:val="20"/>
                <w:szCs w:val="20"/>
              </w:rPr>
              <w:t xml:space="preserve"> Online </w:t>
            </w:r>
          </w:p>
        </w:tc>
        <w:tc>
          <w:tcPr>
            <w:tcW w:w="1524" w:type="dxa"/>
            <w:tcBorders>
              <w:top w:val="single" w:sz="4" w:space="0" w:color="auto"/>
              <w:left w:val="single" w:sz="4" w:space="0" w:color="auto"/>
              <w:bottom w:val="single" w:sz="4" w:space="0" w:color="auto"/>
              <w:right w:val="single" w:sz="4" w:space="0" w:color="auto"/>
            </w:tcBorders>
          </w:tcPr>
          <w:p w:rsidR="00C0322F" w:rsidRPr="00D63A32" w:rsidRDefault="00C0322F" w:rsidP="00D63A32">
            <w:pPr>
              <w:tabs>
                <w:tab w:val="center" w:pos="4800"/>
                <w:tab w:val="right" w:pos="9500"/>
              </w:tabs>
              <w:jc w:val="both"/>
              <w:rPr>
                <w:sz w:val="20"/>
                <w:szCs w:val="20"/>
              </w:rPr>
            </w:pPr>
            <w:r w:rsidRPr="00D63A32">
              <w:rPr>
                <w:sz w:val="20"/>
                <w:szCs w:val="20"/>
              </w:rPr>
              <w:t xml:space="preserve"> 98.62 </w:t>
            </w:r>
          </w:p>
        </w:tc>
      </w:tr>
      <w:tr w:rsidR="00C0322F" w:rsidRPr="00D63A32" w:rsidTr="00D63A32">
        <w:trPr>
          <w:trHeight w:val="350"/>
          <w:jc w:val="center"/>
        </w:trPr>
        <w:tc>
          <w:tcPr>
            <w:tcW w:w="2244" w:type="dxa"/>
            <w:tcBorders>
              <w:top w:val="single" w:sz="4" w:space="0" w:color="auto"/>
              <w:left w:val="single" w:sz="4" w:space="0" w:color="auto"/>
              <w:bottom w:val="single" w:sz="4" w:space="0" w:color="auto"/>
              <w:right w:val="single" w:sz="4" w:space="0" w:color="auto"/>
            </w:tcBorders>
          </w:tcPr>
          <w:p w:rsidR="00C0322F" w:rsidRPr="00D63A32" w:rsidRDefault="00C0322F" w:rsidP="00D63A32">
            <w:pPr>
              <w:tabs>
                <w:tab w:val="center" w:pos="4800"/>
                <w:tab w:val="right" w:pos="9500"/>
              </w:tabs>
              <w:jc w:val="both"/>
              <w:rPr>
                <w:sz w:val="20"/>
                <w:szCs w:val="20"/>
              </w:rPr>
            </w:pPr>
            <w:r w:rsidRPr="00D63A32">
              <w:rPr>
                <w:sz w:val="20"/>
                <w:szCs w:val="20"/>
              </w:rPr>
              <w:lastRenderedPageBreak/>
              <w:t xml:space="preserve"> Online and Offline </w:t>
            </w:r>
          </w:p>
        </w:tc>
        <w:tc>
          <w:tcPr>
            <w:tcW w:w="1524" w:type="dxa"/>
            <w:tcBorders>
              <w:top w:val="single" w:sz="4" w:space="0" w:color="auto"/>
              <w:left w:val="single" w:sz="4" w:space="0" w:color="auto"/>
              <w:bottom w:val="single" w:sz="4" w:space="0" w:color="auto"/>
              <w:right w:val="single" w:sz="4" w:space="0" w:color="auto"/>
            </w:tcBorders>
          </w:tcPr>
          <w:p w:rsidR="00C0322F" w:rsidRPr="00D63A32" w:rsidRDefault="00C0322F" w:rsidP="00D63A32">
            <w:pPr>
              <w:tabs>
                <w:tab w:val="center" w:pos="4800"/>
                <w:tab w:val="right" w:pos="9500"/>
              </w:tabs>
              <w:jc w:val="both"/>
              <w:rPr>
                <w:sz w:val="20"/>
                <w:szCs w:val="20"/>
              </w:rPr>
            </w:pPr>
            <w:r w:rsidRPr="00D63A32">
              <w:rPr>
                <w:sz w:val="20"/>
                <w:szCs w:val="20"/>
              </w:rPr>
              <w:t xml:space="preserve"> 98.73% </w:t>
            </w:r>
          </w:p>
        </w:tc>
      </w:tr>
    </w:tbl>
    <w:p w:rsidR="003A4B85" w:rsidRPr="00D63A32" w:rsidRDefault="003A4B85"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w:t>
      </w:r>
    </w:p>
    <w:p w:rsidR="003A4B85" w:rsidRPr="00D63A32" w:rsidRDefault="003A4B85" w:rsidP="00D63A32">
      <w:pPr>
        <w:tabs>
          <w:tab w:val="center" w:pos="4800"/>
          <w:tab w:val="right" w:pos="9500"/>
        </w:tabs>
        <w:ind w:firstLine="720"/>
        <w:jc w:val="both"/>
        <w:rPr>
          <w:noProof/>
          <w:sz w:val="20"/>
          <w:szCs w:val="20"/>
        </w:rPr>
      </w:pPr>
      <w:r w:rsidRPr="00D63A32">
        <w:rPr>
          <w:b/>
          <w:bCs/>
          <w:noProof/>
          <w:sz w:val="22"/>
          <w:szCs w:val="22"/>
        </w:rPr>
        <w:t xml:space="preserve">6.1  </w:t>
      </w:r>
      <w:bookmarkStart w:id="46" w:name="GrindEQpgref4d6f832014"/>
      <w:bookmarkEnd w:id="46"/>
      <w:r w:rsidRPr="00D63A32">
        <w:rPr>
          <w:b/>
          <w:bCs/>
          <w:noProof/>
          <w:sz w:val="22"/>
          <w:szCs w:val="22"/>
        </w:rPr>
        <w:t>Comparison with commercial products</w:t>
      </w:r>
    </w:p>
    <w:p w:rsidR="003A4B85" w:rsidRPr="00D63A32" w:rsidRDefault="003A4B85" w:rsidP="00D63A32">
      <w:pPr>
        <w:tabs>
          <w:tab w:val="center" w:pos="4800"/>
          <w:tab w:val="right" w:pos="9500"/>
        </w:tabs>
        <w:ind w:firstLine="720"/>
        <w:jc w:val="both"/>
        <w:rPr>
          <w:noProof/>
          <w:sz w:val="20"/>
          <w:szCs w:val="20"/>
        </w:rPr>
      </w:pPr>
    </w:p>
    <w:p w:rsidR="009A0849" w:rsidRPr="00D63A32" w:rsidRDefault="009A0849" w:rsidP="00D63A32">
      <w:pPr>
        <w:tabs>
          <w:tab w:val="center" w:pos="4800"/>
          <w:tab w:val="right" w:pos="9500"/>
        </w:tabs>
        <w:ind w:firstLine="720"/>
        <w:jc w:val="both"/>
        <w:rPr>
          <w:noProof/>
          <w:sz w:val="20"/>
          <w:szCs w:val="20"/>
        </w:rPr>
      </w:pPr>
      <w:r w:rsidRPr="00D63A32">
        <w:rPr>
          <w:noProof/>
          <w:sz w:val="20"/>
          <w:szCs w:val="20"/>
        </w:rPr>
        <w:t>Vision Objects: They have built cursive Arabic handwriting recognition system for ICDAR 2009 Online Arabic Handwriting Recognition Competition [?] based on MyScript handwriting recognition technology. They have designed the recognizer according to two different criteria. The first system (VisionObjects-1) provides the best accuracy whereas the second system (VisionObjects-2) is faster in exchange for a somewhat lower accuracy. We compared our system with MyScript Studio Notes Edition and we found that: The recognition rate for digits in MyScript system is lower than our system because the digits are confused with isolated Arabic characters as shown in Fig11. Figure 11 shows that MyScript confuse Arabic digit '1' with Arabic letter Alef and Arabic digit '4' with Arabic letter Ein.</w:t>
      </w:r>
    </w:p>
    <w:p w:rsidR="003A4B85" w:rsidRPr="00D63A32" w:rsidDel="00FC7FD1" w:rsidRDefault="003A4B85" w:rsidP="00D63A32">
      <w:pPr>
        <w:tabs>
          <w:tab w:val="center" w:pos="4800"/>
          <w:tab w:val="right" w:pos="9500"/>
        </w:tabs>
        <w:ind w:firstLine="720"/>
        <w:jc w:val="both"/>
        <w:rPr>
          <w:del w:id="47" w:author="Maha" w:date="2011-03-09T18:43:00Z"/>
          <w:noProof/>
          <w:sz w:val="20"/>
          <w:szCs w:val="20"/>
        </w:rPr>
      </w:pPr>
    </w:p>
    <w:p w:rsidR="003A4B85" w:rsidRPr="00D63A32" w:rsidRDefault="003A4B85" w:rsidP="00FC7FD1">
      <w:pPr>
        <w:tabs>
          <w:tab w:val="center" w:pos="4800"/>
          <w:tab w:val="right" w:pos="9500"/>
        </w:tabs>
        <w:jc w:val="both"/>
        <w:rPr>
          <w:noProof/>
          <w:sz w:val="20"/>
          <w:szCs w:val="20"/>
        </w:rPr>
        <w:pPrChange w:id="48" w:author="Maha" w:date="2011-03-09T18:43:00Z">
          <w:pPr>
            <w:tabs>
              <w:tab w:val="center" w:pos="4800"/>
              <w:tab w:val="right" w:pos="9500"/>
            </w:tabs>
            <w:ind w:firstLine="720"/>
            <w:jc w:val="both"/>
          </w:pPr>
        </w:pPrChange>
      </w:pPr>
    </w:p>
    <w:p w:rsidR="004230C2" w:rsidRPr="00D63A32" w:rsidRDefault="004230C2" w:rsidP="00FC7FD1">
      <w:pPr>
        <w:tabs>
          <w:tab w:val="center" w:pos="4800"/>
          <w:tab w:val="right" w:pos="9500"/>
        </w:tabs>
        <w:ind w:firstLine="720"/>
        <w:jc w:val="center"/>
        <w:rPr>
          <w:noProof/>
          <w:sz w:val="20"/>
          <w:szCs w:val="20"/>
        </w:rPr>
        <w:pPrChange w:id="49" w:author="Maha" w:date="2011-03-09T18:43:00Z">
          <w:pPr>
            <w:tabs>
              <w:tab w:val="center" w:pos="4800"/>
              <w:tab w:val="right" w:pos="9500"/>
            </w:tabs>
            <w:ind w:firstLine="720"/>
            <w:jc w:val="both"/>
          </w:pPr>
        </w:pPrChange>
      </w:pPr>
      <w:r w:rsidRPr="00D63A32">
        <w:rPr>
          <w:noProof/>
          <w:sz w:val="20"/>
          <w:szCs w:val="20"/>
        </w:rPr>
        <w:drawing>
          <wp:inline distT="0" distB="0" distL="0" distR="0">
            <wp:extent cx="1347409" cy="1838325"/>
            <wp:effectExtent l="19050" t="0" r="5141" b="0"/>
            <wp:docPr id="14" name="Picture 13" descr="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JPG"/>
                    <pic:cNvPicPr/>
                  </pic:nvPicPr>
                  <pic:blipFill>
                    <a:blip r:embed="rId97"/>
                    <a:stretch>
                      <a:fillRect/>
                    </a:stretch>
                  </pic:blipFill>
                  <pic:spPr>
                    <a:xfrm>
                      <a:off x="0" y="0"/>
                      <a:ext cx="1347409" cy="1838325"/>
                    </a:xfrm>
                    <a:prstGeom prst="rect">
                      <a:avLst/>
                    </a:prstGeom>
                  </pic:spPr>
                </pic:pic>
              </a:graphicData>
            </a:graphic>
          </wp:inline>
        </w:drawing>
      </w:r>
    </w:p>
    <w:p w:rsidR="003A4B85" w:rsidRPr="00D63A32" w:rsidRDefault="003A4B85" w:rsidP="00FC7FD1">
      <w:pPr>
        <w:tabs>
          <w:tab w:val="center" w:pos="4800"/>
          <w:tab w:val="right" w:pos="9500"/>
        </w:tabs>
        <w:ind w:firstLine="720"/>
        <w:jc w:val="center"/>
        <w:rPr>
          <w:noProof/>
          <w:sz w:val="20"/>
          <w:szCs w:val="20"/>
        </w:rPr>
        <w:pPrChange w:id="50" w:author="Maha" w:date="2011-03-09T18:43:00Z">
          <w:pPr>
            <w:tabs>
              <w:tab w:val="center" w:pos="4800"/>
              <w:tab w:val="right" w:pos="9500"/>
            </w:tabs>
            <w:ind w:firstLine="720"/>
            <w:jc w:val="both"/>
          </w:pPr>
        </w:pPrChange>
      </w:pPr>
    </w:p>
    <w:p w:rsidR="004230C2" w:rsidRPr="00D63A32" w:rsidRDefault="004230C2" w:rsidP="00D63A32">
      <w:pPr>
        <w:tabs>
          <w:tab w:val="center" w:pos="4800"/>
          <w:tab w:val="right" w:pos="9500"/>
        </w:tabs>
        <w:ind w:firstLine="720"/>
        <w:jc w:val="both"/>
        <w:rPr>
          <w:noProof/>
          <w:sz w:val="20"/>
          <w:szCs w:val="20"/>
        </w:rPr>
      </w:pPr>
      <w:r w:rsidRPr="00D63A32">
        <w:rPr>
          <w:noProof/>
          <w:sz w:val="20"/>
          <w:szCs w:val="20"/>
        </w:rPr>
        <w:drawing>
          <wp:inline distT="0" distB="0" distL="0" distR="0">
            <wp:extent cx="2438400" cy="268849"/>
            <wp:effectExtent l="19050" t="0" r="0" b="0"/>
            <wp:docPr id="15" name="Picture 14" descr="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JPG"/>
                    <pic:cNvPicPr/>
                  </pic:nvPicPr>
                  <pic:blipFill>
                    <a:blip r:embed="rId98"/>
                    <a:stretch>
                      <a:fillRect/>
                    </a:stretch>
                  </pic:blipFill>
                  <pic:spPr>
                    <a:xfrm>
                      <a:off x="0" y="0"/>
                      <a:ext cx="2438400" cy="268849"/>
                    </a:xfrm>
                    <a:prstGeom prst="rect">
                      <a:avLst/>
                    </a:prstGeom>
                  </pic:spPr>
                </pic:pic>
              </a:graphicData>
            </a:graphic>
          </wp:inline>
        </w:drawing>
      </w:r>
    </w:p>
    <w:p w:rsidR="004230C2" w:rsidRPr="00D63A32" w:rsidRDefault="004230C2" w:rsidP="00D63A32">
      <w:pPr>
        <w:tabs>
          <w:tab w:val="center" w:pos="4800"/>
          <w:tab w:val="right" w:pos="9500"/>
        </w:tabs>
        <w:ind w:firstLine="720"/>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Figure  8: My Script Result</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The results for MyScript Studio Notes Edition are shown in Table 4 which shows the result of 10 writers of the dataset compared to result from our system. The result shows that MyScript achieve lower result than our system because our systems focus on the specific digit problem. </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Table  4: Table compares between Results of different feature sets</w:t>
      </w:r>
    </w:p>
    <w:p w:rsidR="003A4B85" w:rsidRPr="00D63A32" w:rsidRDefault="003A4B85" w:rsidP="00D63A32">
      <w:pPr>
        <w:tabs>
          <w:tab w:val="center" w:pos="4800"/>
          <w:tab w:val="right" w:pos="9500"/>
        </w:tabs>
        <w:ind w:firstLine="720"/>
        <w:jc w:val="both"/>
        <w:rPr>
          <w:noProof/>
          <w:sz w:val="20"/>
          <w:szCs w:val="20"/>
        </w:rPr>
      </w:pPr>
      <w:r w:rsidRPr="00D63A32">
        <w:rPr>
          <w:noProof/>
          <w:sz w:val="20"/>
          <w:szCs w:val="20"/>
        </w:rPr>
        <w:t xml:space="preserve"> </w:t>
      </w:r>
    </w:p>
    <w:tbl>
      <w:tblPr>
        <w:tblW w:w="0" w:type="auto"/>
        <w:jc w:val="center"/>
        <w:tblInd w:w="108" w:type="dxa"/>
        <w:tblLook w:val="0000"/>
      </w:tblPr>
      <w:tblGrid>
        <w:gridCol w:w="1500"/>
        <w:gridCol w:w="1500"/>
      </w:tblGrid>
      <w:tr w:rsidR="003A4B85" w:rsidRPr="00D63A32" w:rsidTr="00FA57C8">
        <w:trPr>
          <w:jc w:val="center"/>
        </w:trPr>
        <w:tc>
          <w:tcPr>
            <w:tcW w:w="1500" w:type="dxa"/>
            <w:tcBorders>
              <w:top w:val="single" w:sz="4" w:space="0" w:color="auto"/>
              <w:left w:val="single" w:sz="4" w:space="0" w:color="auto"/>
              <w:bottom w:val="single" w:sz="4" w:space="0" w:color="auto"/>
              <w:right w:val="single" w:sz="4" w:space="0" w:color="auto"/>
            </w:tcBorders>
          </w:tcPr>
          <w:p w:rsidR="003A4B85" w:rsidRPr="00D63A32" w:rsidRDefault="003A4B85" w:rsidP="00D63A32">
            <w:pPr>
              <w:tabs>
                <w:tab w:val="center" w:pos="4800"/>
                <w:tab w:val="right" w:pos="9500"/>
              </w:tabs>
              <w:jc w:val="both"/>
              <w:rPr>
                <w:sz w:val="20"/>
                <w:szCs w:val="20"/>
              </w:rPr>
            </w:pPr>
            <w:r w:rsidRPr="00D63A32">
              <w:rPr>
                <w:sz w:val="20"/>
                <w:szCs w:val="20"/>
              </w:rPr>
              <w:t xml:space="preserve">Program </w:t>
            </w:r>
          </w:p>
        </w:tc>
        <w:tc>
          <w:tcPr>
            <w:tcW w:w="1500" w:type="dxa"/>
            <w:tcBorders>
              <w:top w:val="single" w:sz="4" w:space="0" w:color="auto"/>
              <w:left w:val="single" w:sz="4" w:space="0" w:color="auto"/>
              <w:bottom w:val="single" w:sz="4" w:space="0" w:color="auto"/>
              <w:right w:val="single" w:sz="4" w:space="0" w:color="auto"/>
            </w:tcBorders>
          </w:tcPr>
          <w:p w:rsidR="003A4B85" w:rsidRPr="00D63A32" w:rsidRDefault="003A4B85" w:rsidP="00D63A32">
            <w:pPr>
              <w:tabs>
                <w:tab w:val="center" w:pos="4800"/>
                <w:tab w:val="right" w:pos="9500"/>
              </w:tabs>
              <w:jc w:val="both"/>
              <w:rPr>
                <w:sz w:val="20"/>
                <w:szCs w:val="20"/>
              </w:rPr>
            </w:pPr>
            <w:r w:rsidRPr="00D63A32">
              <w:rPr>
                <w:sz w:val="20"/>
                <w:szCs w:val="20"/>
              </w:rPr>
              <w:t xml:space="preserve"> Accuracy </w:t>
            </w:r>
          </w:p>
        </w:tc>
      </w:tr>
      <w:tr w:rsidR="003A4B85" w:rsidRPr="00D63A32" w:rsidTr="00FA57C8">
        <w:trPr>
          <w:jc w:val="center"/>
        </w:trPr>
        <w:tc>
          <w:tcPr>
            <w:tcW w:w="1500" w:type="dxa"/>
            <w:tcBorders>
              <w:top w:val="single" w:sz="4" w:space="0" w:color="auto"/>
              <w:left w:val="single" w:sz="4" w:space="0" w:color="auto"/>
              <w:bottom w:val="single" w:sz="4" w:space="0" w:color="auto"/>
              <w:right w:val="single" w:sz="4" w:space="0" w:color="auto"/>
            </w:tcBorders>
          </w:tcPr>
          <w:p w:rsidR="003A4B85" w:rsidRPr="00D63A32" w:rsidRDefault="003A4B85" w:rsidP="00D63A32">
            <w:pPr>
              <w:tabs>
                <w:tab w:val="center" w:pos="4800"/>
                <w:tab w:val="right" w:pos="9500"/>
              </w:tabs>
              <w:jc w:val="both"/>
              <w:rPr>
                <w:sz w:val="20"/>
                <w:szCs w:val="20"/>
              </w:rPr>
            </w:pPr>
            <w:r w:rsidRPr="00D63A32">
              <w:rPr>
                <w:sz w:val="20"/>
                <w:szCs w:val="20"/>
              </w:rPr>
              <w:t xml:space="preserve"> our System </w:t>
            </w:r>
          </w:p>
        </w:tc>
        <w:tc>
          <w:tcPr>
            <w:tcW w:w="1500" w:type="dxa"/>
            <w:tcBorders>
              <w:top w:val="single" w:sz="4" w:space="0" w:color="auto"/>
              <w:left w:val="single" w:sz="4" w:space="0" w:color="auto"/>
              <w:bottom w:val="single" w:sz="4" w:space="0" w:color="auto"/>
              <w:right w:val="single" w:sz="4" w:space="0" w:color="auto"/>
            </w:tcBorders>
          </w:tcPr>
          <w:p w:rsidR="003A4B85" w:rsidRPr="00D63A32" w:rsidRDefault="003A4B85" w:rsidP="00D63A32">
            <w:pPr>
              <w:tabs>
                <w:tab w:val="center" w:pos="4800"/>
                <w:tab w:val="right" w:pos="9500"/>
              </w:tabs>
              <w:jc w:val="both"/>
              <w:rPr>
                <w:sz w:val="20"/>
                <w:szCs w:val="20"/>
              </w:rPr>
            </w:pPr>
            <w:r w:rsidRPr="00D63A32">
              <w:rPr>
                <w:sz w:val="20"/>
                <w:szCs w:val="20"/>
              </w:rPr>
              <w:t xml:space="preserve"> 0 </w:t>
            </w:r>
          </w:p>
        </w:tc>
      </w:tr>
      <w:tr w:rsidR="003A4B85" w:rsidRPr="00D63A32" w:rsidTr="00FA57C8">
        <w:trPr>
          <w:jc w:val="center"/>
        </w:trPr>
        <w:tc>
          <w:tcPr>
            <w:tcW w:w="1500" w:type="dxa"/>
            <w:tcBorders>
              <w:top w:val="single" w:sz="4" w:space="0" w:color="auto"/>
              <w:left w:val="single" w:sz="4" w:space="0" w:color="auto"/>
              <w:bottom w:val="single" w:sz="4" w:space="0" w:color="auto"/>
              <w:right w:val="single" w:sz="4" w:space="0" w:color="auto"/>
            </w:tcBorders>
          </w:tcPr>
          <w:p w:rsidR="003A4B85" w:rsidRPr="00D63A32" w:rsidRDefault="003A4B85" w:rsidP="00D63A32">
            <w:pPr>
              <w:tabs>
                <w:tab w:val="center" w:pos="4800"/>
                <w:tab w:val="right" w:pos="9500"/>
              </w:tabs>
              <w:jc w:val="both"/>
              <w:rPr>
                <w:sz w:val="20"/>
                <w:szCs w:val="20"/>
              </w:rPr>
            </w:pPr>
            <w:r w:rsidRPr="00D63A32">
              <w:rPr>
                <w:sz w:val="20"/>
                <w:szCs w:val="20"/>
              </w:rPr>
              <w:t xml:space="preserve"> </w:t>
            </w:r>
            <w:proofErr w:type="spellStart"/>
            <w:r w:rsidRPr="00D63A32">
              <w:rPr>
                <w:sz w:val="20"/>
                <w:szCs w:val="20"/>
              </w:rPr>
              <w:t>MyScript</w:t>
            </w:r>
            <w:proofErr w:type="spellEnd"/>
            <w:r w:rsidRPr="00D63A32">
              <w:rPr>
                <w:sz w:val="20"/>
                <w:szCs w:val="20"/>
              </w:rPr>
              <w:t xml:space="preserve"> </w:t>
            </w:r>
          </w:p>
        </w:tc>
        <w:tc>
          <w:tcPr>
            <w:tcW w:w="1500" w:type="dxa"/>
            <w:tcBorders>
              <w:top w:val="single" w:sz="4" w:space="0" w:color="auto"/>
              <w:left w:val="single" w:sz="4" w:space="0" w:color="auto"/>
              <w:bottom w:val="single" w:sz="4" w:space="0" w:color="auto"/>
              <w:right w:val="single" w:sz="4" w:space="0" w:color="auto"/>
            </w:tcBorders>
          </w:tcPr>
          <w:p w:rsidR="003A4B85" w:rsidRPr="00D63A32" w:rsidRDefault="003A4B85" w:rsidP="00D63A32">
            <w:pPr>
              <w:tabs>
                <w:tab w:val="center" w:pos="4800"/>
                <w:tab w:val="right" w:pos="9500"/>
              </w:tabs>
              <w:jc w:val="both"/>
              <w:rPr>
                <w:sz w:val="20"/>
                <w:szCs w:val="20"/>
              </w:rPr>
            </w:pPr>
            <w:r w:rsidRPr="00D63A32">
              <w:rPr>
                <w:sz w:val="20"/>
                <w:szCs w:val="20"/>
              </w:rPr>
              <w:t xml:space="preserve"> </w:t>
            </w:r>
            <w:r w:rsidR="00FA57C8" w:rsidRPr="00D63A32">
              <w:rPr>
                <w:sz w:val="20"/>
                <w:szCs w:val="20"/>
              </w:rPr>
              <w:t>42 %</w:t>
            </w:r>
            <w:r w:rsidRPr="00D63A32">
              <w:rPr>
                <w:sz w:val="20"/>
                <w:szCs w:val="20"/>
              </w:rPr>
              <w:t xml:space="preserve"> </w:t>
            </w:r>
          </w:p>
        </w:tc>
      </w:tr>
    </w:tbl>
    <w:p w:rsidR="003A4B85" w:rsidRPr="00D63A32" w:rsidRDefault="003A4B85" w:rsidP="00D63A32">
      <w:pPr>
        <w:tabs>
          <w:tab w:val="center" w:pos="4800"/>
          <w:tab w:val="right" w:pos="9500"/>
        </w:tabs>
        <w:jc w:val="both"/>
        <w:rPr>
          <w:noProof/>
          <w:sz w:val="20"/>
          <w:szCs w:val="20"/>
        </w:rPr>
      </w:pPr>
    </w:p>
    <w:p w:rsidR="003A4B85" w:rsidRPr="00D63A32" w:rsidRDefault="003A4B85" w:rsidP="00D63A32">
      <w:pPr>
        <w:tabs>
          <w:tab w:val="center" w:pos="4800"/>
          <w:tab w:val="right" w:pos="9500"/>
        </w:tabs>
        <w:ind w:firstLine="720"/>
        <w:jc w:val="both"/>
        <w:rPr>
          <w:noProof/>
          <w:sz w:val="20"/>
          <w:szCs w:val="20"/>
        </w:rPr>
      </w:pPr>
      <w:r w:rsidRPr="00D63A32">
        <w:rPr>
          <w:b/>
          <w:bCs/>
          <w:noProof/>
        </w:rPr>
        <w:t xml:space="preserve">7  </w:t>
      </w:r>
      <w:bookmarkStart w:id="51" w:name="GrindEQpgref4d6f832015"/>
      <w:bookmarkEnd w:id="51"/>
      <w:r w:rsidRPr="00D63A32">
        <w:rPr>
          <w:b/>
          <w:bCs/>
          <w:noProof/>
        </w:rPr>
        <w:t>Conclusion</w:t>
      </w:r>
    </w:p>
    <w:p w:rsidR="009A0849" w:rsidRPr="00D63A32" w:rsidRDefault="009A0849" w:rsidP="00D63A32">
      <w:pPr>
        <w:tabs>
          <w:tab w:val="center" w:pos="4800"/>
          <w:tab w:val="right" w:pos="9500"/>
        </w:tabs>
        <w:ind w:firstLine="720"/>
        <w:jc w:val="both"/>
        <w:rPr>
          <w:noProof/>
          <w:sz w:val="20"/>
          <w:szCs w:val="20"/>
        </w:rPr>
      </w:pPr>
      <w:r w:rsidRPr="00D63A32">
        <w:rPr>
          <w:noProof/>
          <w:sz w:val="20"/>
          <w:szCs w:val="20"/>
        </w:rPr>
        <w:t xml:space="preserve">  In this paper we presented a system that uses both on-line and offline information to recognize Arabic on-line digits. A new on-line Arabic digit dataset was collected to test the </w:t>
      </w:r>
      <w:r w:rsidRPr="00D63A32">
        <w:rPr>
          <w:noProof/>
          <w:sz w:val="20"/>
          <w:szCs w:val="20"/>
        </w:rPr>
        <w:lastRenderedPageBreak/>
        <w:t>performance of the system presented. The dataset consist of 30,000 samples collected from 300 different writers. The system presented was divided into two main stages, the first stage to recognize the Arabic digit zero and the second stage to recognize the remaining digits. A comparison between different combination of on-line and offline features demonstrated that the best result was achieved using 98.6%. The paper also presented a comparison with another commercial system and the results showed that the system is more efficient as it focus on digit recognition problem.</w:t>
      </w:r>
    </w:p>
    <w:p w:rsidR="006C66BD" w:rsidRPr="00D63A32" w:rsidRDefault="006C66BD" w:rsidP="00D63A32">
      <w:pPr>
        <w:tabs>
          <w:tab w:val="center" w:pos="4800"/>
          <w:tab w:val="right" w:pos="9500"/>
        </w:tabs>
        <w:ind w:firstLine="720"/>
        <w:jc w:val="both"/>
        <w:rPr>
          <w:noProof/>
          <w:sz w:val="20"/>
          <w:szCs w:val="20"/>
        </w:rPr>
      </w:pPr>
    </w:p>
    <w:p w:rsidR="006C66BD" w:rsidRPr="00D63A32" w:rsidRDefault="006C66BD" w:rsidP="00D63A32">
      <w:pPr>
        <w:tabs>
          <w:tab w:val="center" w:pos="4800"/>
          <w:tab w:val="right" w:pos="9500"/>
        </w:tabs>
        <w:ind w:firstLine="720"/>
        <w:jc w:val="both"/>
        <w:rPr>
          <w:b/>
          <w:bCs/>
          <w:noProof/>
        </w:rPr>
      </w:pPr>
      <w:r w:rsidRPr="00D63A32">
        <w:rPr>
          <w:b/>
          <w:bCs/>
          <w:noProof/>
        </w:rPr>
        <w:t>REFERENCES</w:t>
      </w:r>
    </w:p>
    <w:p w:rsidR="00E72C5B" w:rsidRPr="00D63A32" w:rsidRDefault="00E72C5B" w:rsidP="00D63A32">
      <w:pPr>
        <w:tabs>
          <w:tab w:val="center" w:pos="4800"/>
          <w:tab w:val="right" w:pos="9500"/>
        </w:tabs>
        <w:ind w:firstLine="720"/>
        <w:jc w:val="both"/>
        <w:rPr>
          <w:noProof/>
          <w:sz w:val="20"/>
          <w:szCs w:val="20"/>
        </w:rPr>
      </w:pPr>
    </w:p>
    <w:p w:rsidR="00E72C5B" w:rsidRPr="00D63A32" w:rsidRDefault="00E72C5B" w:rsidP="00D63A32">
      <w:pPr>
        <w:tabs>
          <w:tab w:val="center" w:pos="4800"/>
          <w:tab w:val="right" w:pos="9500"/>
        </w:tabs>
        <w:jc w:val="both"/>
        <w:rPr>
          <w:noProof/>
          <w:sz w:val="20"/>
          <w:szCs w:val="20"/>
        </w:rPr>
      </w:pPr>
      <w:r w:rsidRPr="00D63A32">
        <w:rPr>
          <w:noProof/>
          <w:sz w:val="20"/>
          <w:szCs w:val="20"/>
        </w:rPr>
        <w:t xml:space="preserve">  [1] V. M¨argner and H. E. Abed, “ICDAR 2009 Arabic Handwriting Recognition Competition,” 2009, pp. 1383–1387. </w:t>
      </w:r>
    </w:p>
    <w:p w:rsidR="00E72C5B" w:rsidRPr="00D63A32" w:rsidRDefault="00E72C5B" w:rsidP="00D63A32">
      <w:pPr>
        <w:tabs>
          <w:tab w:val="center" w:pos="4800"/>
          <w:tab w:val="right" w:pos="9500"/>
        </w:tabs>
        <w:jc w:val="both"/>
        <w:rPr>
          <w:noProof/>
          <w:sz w:val="20"/>
          <w:szCs w:val="20"/>
        </w:rPr>
      </w:pPr>
      <w:r w:rsidRPr="00D63A32">
        <w:rPr>
          <w:noProof/>
          <w:sz w:val="20"/>
          <w:szCs w:val="20"/>
        </w:rPr>
        <w:t xml:space="preserve">  [2] S. Mozaffari, K. Faez, and V. Mnn”argner, “Application of Fractal Theory for On-Line and Off-Line Farsi Digit Recognition,” Machine Learning and Data Mining in Pattern Recognition, pp. 868–882, 2007.</w:t>
      </w:r>
    </w:p>
    <w:p w:rsidR="00E72C5B" w:rsidRPr="00D63A32" w:rsidRDefault="00E72C5B" w:rsidP="00D63A32">
      <w:pPr>
        <w:tabs>
          <w:tab w:val="center" w:pos="4800"/>
          <w:tab w:val="right" w:pos="9500"/>
        </w:tabs>
        <w:jc w:val="both"/>
        <w:rPr>
          <w:noProof/>
          <w:sz w:val="20"/>
          <w:szCs w:val="20"/>
        </w:rPr>
      </w:pPr>
      <w:r w:rsidRPr="00D63A32">
        <w:rPr>
          <w:noProof/>
          <w:sz w:val="20"/>
          <w:szCs w:val="20"/>
        </w:rPr>
        <w:t xml:space="preserve"> [3] D. A. Karras, C. Li, Z. Majkic, and S. R. M. Prasanna, Eds., International Conference on Artificial Intelligence and Pattern Recognition, AIPR-07, Orlando, Florida, USA, July 9-12, 2007. ISRST, 2007. </w:t>
      </w:r>
    </w:p>
    <w:p w:rsidR="00E72C5B" w:rsidRPr="00D63A32" w:rsidRDefault="00E72C5B" w:rsidP="00D63A32">
      <w:pPr>
        <w:tabs>
          <w:tab w:val="center" w:pos="4800"/>
          <w:tab w:val="right" w:pos="9500"/>
        </w:tabs>
        <w:jc w:val="both"/>
        <w:rPr>
          <w:noProof/>
          <w:sz w:val="20"/>
          <w:szCs w:val="20"/>
        </w:rPr>
      </w:pPr>
      <w:r w:rsidRPr="00D63A32">
        <w:rPr>
          <w:noProof/>
          <w:sz w:val="20"/>
          <w:szCs w:val="20"/>
        </w:rPr>
        <w:t xml:space="preserve">[4] S. Mahmoud and S. Awaida, “RECOGNITION OF OFF-LINE HANDWRITTEN ARABIC (INDIAN) NUMERALS USING MULTI-SCALE FEATURES AND SUPPORT VECTOR MACHINES VS. HIDDEN MARKOV MODELS,” Arabian Journal for Science and Engineering, vol. 34, no. 2B, p. 430, 2009 </w:t>
      </w:r>
    </w:p>
    <w:p w:rsidR="00E72C5B" w:rsidRPr="00D63A32" w:rsidRDefault="00E72C5B" w:rsidP="00D63A32">
      <w:pPr>
        <w:tabs>
          <w:tab w:val="center" w:pos="4800"/>
          <w:tab w:val="right" w:pos="9500"/>
        </w:tabs>
        <w:jc w:val="both"/>
        <w:rPr>
          <w:noProof/>
          <w:sz w:val="20"/>
          <w:szCs w:val="20"/>
        </w:rPr>
      </w:pPr>
      <w:r w:rsidRPr="00D63A32">
        <w:rPr>
          <w:noProof/>
          <w:sz w:val="20"/>
          <w:szCs w:val="20"/>
        </w:rPr>
        <w:t xml:space="preserve"> [5] M. Kherallah, L. Haddad, A. M. Alimi, and A. Mitiche, </w:t>
      </w:r>
      <w:r w:rsidRPr="00D63A32">
        <w:rPr>
          <w:noProof/>
          <w:sz w:val="20"/>
          <w:szCs w:val="20"/>
        </w:rPr>
        <w:lastRenderedPageBreak/>
        <w:t xml:space="preserve">“Online handwritten digit recognition based on trajectory and velocity modeling,” Pattern Recognition Letters, vol. 29, pp. 580–594, April 2008. </w:t>
      </w:r>
    </w:p>
    <w:p w:rsidR="00E72C5B" w:rsidRPr="00D63A32" w:rsidRDefault="00E72C5B" w:rsidP="00D63A32">
      <w:pPr>
        <w:tabs>
          <w:tab w:val="center" w:pos="4800"/>
          <w:tab w:val="right" w:pos="9500"/>
        </w:tabs>
        <w:jc w:val="both"/>
        <w:rPr>
          <w:noProof/>
          <w:sz w:val="20"/>
          <w:szCs w:val="20"/>
        </w:rPr>
      </w:pPr>
      <w:r w:rsidRPr="00D63A32">
        <w:rPr>
          <w:noProof/>
          <w:sz w:val="20"/>
          <w:szCs w:val="20"/>
        </w:rPr>
        <w:t>[6] C. Bahlmann, “Directional features in online handwriting recognition,” Pattern Recognition, vol. 39, p. 115 125, 2005.</w:t>
      </w:r>
    </w:p>
    <w:p w:rsidR="00E72C5B" w:rsidRPr="00D63A32" w:rsidRDefault="00E72C5B" w:rsidP="00D63A32">
      <w:pPr>
        <w:tabs>
          <w:tab w:val="center" w:pos="4800"/>
          <w:tab w:val="right" w:pos="9500"/>
        </w:tabs>
        <w:jc w:val="both"/>
        <w:rPr>
          <w:noProof/>
          <w:sz w:val="20"/>
          <w:szCs w:val="20"/>
        </w:rPr>
      </w:pPr>
      <w:r w:rsidRPr="00D63A32">
        <w:rPr>
          <w:noProof/>
          <w:sz w:val="20"/>
          <w:szCs w:val="20"/>
        </w:rPr>
        <w:t xml:space="preserve"> [7] B. Chakraborty and G. Chakraborty, “A new feature extraction technique for on-line recognition of handwritten alphanumeric characters,” Inf. Sci. Appl., vol. 148, pp. 55–70, December 2002. </w:t>
      </w:r>
    </w:p>
    <w:p w:rsidR="00E72C5B" w:rsidRPr="00D63A32" w:rsidRDefault="00E72C5B" w:rsidP="00D63A32">
      <w:pPr>
        <w:tabs>
          <w:tab w:val="center" w:pos="4800"/>
          <w:tab w:val="right" w:pos="9500"/>
        </w:tabs>
        <w:jc w:val="both"/>
        <w:rPr>
          <w:noProof/>
          <w:sz w:val="20"/>
          <w:szCs w:val="20"/>
        </w:rPr>
      </w:pPr>
      <w:r w:rsidRPr="00D63A32">
        <w:rPr>
          <w:noProof/>
          <w:sz w:val="20"/>
          <w:szCs w:val="20"/>
        </w:rPr>
        <w:t xml:space="preserve">[8] A. Vinciarelli and M. Perrone, “Combining online and offline handwriting recognition,” in Proceedings of the Seventh International Conference on Document Analysis and Recognition - Volume 2, ser. ICDAR ’03. IEEE Computer Society, 2003, pp. 844–. </w:t>
      </w:r>
    </w:p>
    <w:p w:rsidR="00E72C5B" w:rsidRPr="00D63A32" w:rsidRDefault="00E72C5B" w:rsidP="00D63A32">
      <w:pPr>
        <w:tabs>
          <w:tab w:val="center" w:pos="4800"/>
          <w:tab w:val="right" w:pos="9500"/>
        </w:tabs>
        <w:jc w:val="both"/>
        <w:rPr>
          <w:noProof/>
          <w:sz w:val="20"/>
          <w:szCs w:val="20"/>
        </w:rPr>
      </w:pPr>
      <w:r w:rsidRPr="00D63A32">
        <w:rPr>
          <w:noProof/>
          <w:sz w:val="20"/>
          <w:szCs w:val="20"/>
        </w:rPr>
        <w:t xml:space="preserve">[9] S. Abdelazeem, “A novel domain-specific feature extraction scheme for arabic handwritten digits recognition,” Machine Learning and Applications, Fourth International Conference on, vol. 0, pp. 247–252, 2009. </w:t>
      </w:r>
    </w:p>
    <w:p w:rsidR="00E72C5B" w:rsidRPr="00D63A32" w:rsidRDefault="00E72C5B" w:rsidP="00D63A32">
      <w:pPr>
        <w:tabs>
          <w:tab w:val="center" w:pos="4800"/>
          <w:tab w:val="right" w:pos="9500"/>
        </w:tabs>
        <w:jc w:val="both"/>
        <w:rPr>
          <w:noProof/>
          <w:sz w:val="20"/>
          <w:szCs w:val="20"/>
        </w:rPr>
      </w:pPr>
      <w:r w:rsidRPr="00D63A32">
        <w:rPr>
          <w:noProof/>
          <w:sz w:val="20"/>
          <w:szCs w:val="20"/>
        </w:rPr>
        <w:t xml:space="preserve">[10] C. Liu, “Handwritten digit recognition: benchmarking of state-of-the-art techniques,” Pattern Recognition, vol. 36, no. 10, pp. 2271–2285, Oct. 2003. </w:t>
      </w:r>
    </w:p>
    <w:p w:rsidR="00E72C5B" w:rsidRPr="00D63A32" w:rsidRDefault="00E72C5B" w:rsidP="00D63A32">
      <w:pPr>
        <w:tabs>
          <w:tab w:val="center" w:pos="4800"/>
          <w:tab w:val="right" w:pos="9500"/>
        </w:tabs>
        <w:jc w:val="both"/>
        <w:rPr>
          <w:noProof/>
          <w:sz w:val="20"/>
          <w:szCs w:val="20"/>
        </w:rPr>
      </w:pPr>
      <w:r w:rsidRPr="00D63A32">
        <w:rPr>
          <w:noProof/>
          <w:sz w:val="20"/>
          <w:szCs w:val="20"/>
        </w:rPr>
        <w:t xml:space="preserve">[11] M. Pastor, A. Toselli, and E. Vidal, “Writing speed normalization for on-line handwritten text recognition,” in Proceedings of the Eighth International Conference on Document Analysis and Recognition, ser. ICDAR ’05. Washington, DC, USA: IEEE Computer Society, 2005, pp. 1131–1135. </w:t>
      </w:r>
    </w:p>
    <w:p w:rsidR="00D63A32" w:rsidRPr="00D63A32" w:rsidRDefault="00E72C5B" w:rsidP="00D63A32">
      <w:pPr>
        <w:tabs>
          <w:tab w:val="center" w:pos="4800"/>
          <w:tab w:val="right" w:pos="9500"/>
        </w:tabs>
        <w:jc w:val="both"/>
        <w:rPr>
          <w:noProof/>
          <w:sz w:val="22"/>
          <w:szCs w:val="22"/>
        </w:rPr>
        <w:sectPr w:rsidR="00D63A32" w:rsidRPr="00D63A32" w:rsidSect="00D63A32">
          <w:type w:val="continuous"/>
          <w:pgSz w:w="12240" w:h="15840"/>
          <w:pgMar w:top="1440" w:right="630" w:bottom="1440" w:left="900" w:header="720" w:footer="720" w:gutter="0"/>
          <w:cols w:num="2" w:space="360"/>
          <w:noEndnote/>
        </w:sectPr>
      </w:pPr>
      <w:r w:rsidRPr="00D63A32">
        <w:rPr>
          <w:noProof/>
          <w:sz w:val="20"/>
          <w:szCs w:val="20"/>
        </w:rPr>
        <w:t xml:space="preserve">[12] S. J¨ager, S. Manke, J. Reichert, and A. Waibel, “Online handwriting recognition: the npen++ recognizer,” IJDAR, vol. 3, no. 3, </w:t>
      </w:r>
    </w:p>
    <w:p w:rsidR="003A4B85" w:rsidRDefault="00E72C5B" w:rsidP="004230C2">
      <w:pPr>
        <w:tabs>
          <w:tab w:val="center" w:pos="4800"/>
          <w:tab w:val="right" w:pos="9500"/>
        </w:tabs>
        <w:rPr>
          <w:ins w:id="52" w:author="Maha" w:date="2011-03-09T18:43:00Z"/>
          <w:noProof/>
          <w:sz w:val="22"/>
          <w:szCs w:val="22"/>
        </w:rPr>
      </w:pPr>
      <w:r w:rsidRPr="00D63A32">
        <w:rPr>
          <w:noProof/>
          <w:sz w:val="22"/>
          <w:szCs w:val="22"/>
        </w:rPr>
        <w:lastRenderedPageBreak/>
        <w:t>pp. 169–180, 2001.</w:t>
      </w:r>
    </w:p>
    <w:p w:rsidR="00FC7FD1" w:rsidRPr="00D63A32" w:rsidRDefault="00FC7FD1" w:rsidP="004230C2">
      <w:pPr>
        <w:tabs>
          <w:tab w:val="center" w:pos="4800"/>
          <w:tab w:val="right" w:pos="9500"/>
        </w:tabs>
        <w:rPr>
          <w:noProof/>
          <w:sz w:val="22"/>
          <w:szCs w:val="22"/>
        </w:rPr>
      </w:pPr>
    </w:p>
    <w:sectPr w:rsidR="00FC7FD1" w:rsidRPr="00D63A32" w:rsidSect="00D63A32">
      <w:type w:val="continuous"/>
      <w:pgSz w:w="12240" w:h="15840"/>
      <w:pgMar w:top="1440" w:right="1800" w:bottom="1440" w:left="1800"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A7C3F" w:rsidRDefault="007A7C3F" w:rsidP="003A4B85">
      <w:r>
        <w:separator/>
      </w:r>
    </w:p>
  </w:endnote>
  <w:endnote w:type="continuationSeparator" w:id="0">
    <w:p w:rsidR="007A7C3F" w:rsidRDefault="007A7C3F"/>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A7C3F" w:rsidRDefault="007A7C3F" w:rsidP="003A4B85">
      <w:r>
        <w:separator/>
      </w:r>
    </w:p>
  </w:footnote>
  <w:footnote w:type="continuationSeparator" w:id="0">
    <w:p w:rsidR="007A7C3F" w:rsidRDefault="007A7C3F" w:rsidP="003A4B8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5C1DE1"/>
    <w:multiLevelType w:val="hybridMultilevel"/>
    <w:tmpl w:val="0F047852"/>
    <w:lvl w:ilvl="0" w:tplc="F802E7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15A2322"/>
    <w:multiLevelType w:val="hybridMultilevel"/>
    <w:tmpl w:val="5AD2B75A"/>
    <w:lvl w:ilvl="0" w:tplc="C1FA379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5D56186"/>
    <w:multiLevelType w:val="hybridMultilevel"/>
    <w:tmpl w:val="B6380ABC"/>
    <w:lvl w:ilvl="0" w:tplc="351028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7224E02"/>
    <w:multiLevelType w:val="hybridMultilevel"/>
    <w:tmpl w:val="E4F4ED76"/>
    <w:lvl w:ilvl="0" w:tplc="57863C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trackRevision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3A4B85"/>
    <w:rsid w:val="00190355"/>
    <w:rsid w:val="001E2837"/>
    <w:rsid w:val="002410A3"/>
    <w:rsid w:val="002C27BF"/>
    <w:rsid w:val="00303D3E"/>
    <w:rsid w:val="00321208"/>
    <w:rsid w:val="00341F34"/>
    <w:rsid w:val="003A4B85"/>
    <w:rsid w:val="003F32D0"/>
    <w:rsid w:val="004230C2"/>
    <w:rsid w:val="00475756"/>
    <w:rsid w:val="005127ED"/>
    <w:rsid w:val="005B6530"/>
    <w:rsid w:val="0060122E"/>
    <w:rsid w:val="006B2C39"/>
    <w:rsid w:val="006C66BD"/>
    <w:rsid w:val="00704B6F"/>
    <w:rsid w:val="007706D3"/>
    <w:rsid w:val="007A7C3F"/>
    <w:rsid w:val="00857176"/>
    <w:rsid w:val="00885EA7"/>
    <w:rsid w:val="008B4F37"/>
    <w:rsid w:val="008C4712"/>
    <w:rsid w:val="009A0849"/>
    <w:rsid w:val="00A01492"/>
    <w:rsid w:val="00A11297"/>
    <w:rsid w:val="00B31D88"/>
    <w:rsid w:val="00C0322F"/>
    <w:rsid w:val="00C173FC"/>
    <w:rsid w:val="00C375F5"/>
    <w:rsid w:val="00CA5428"/>
    <w:rsid w:val="00CB1912"/>
    <w:rsid w:val="00D15234"/>
    <w:rsid w:val="00D25F27"/>
    <w:rsid w:val="00D33DC2"/>
    <w:rsid w:val="00D45462"/>
    <w:rsid w:val="00D63A32"/>
    <w:rsid w:val="00D76B54"/>
    <w:rsid w:val="00D91D30"/>
    <w:rsid w:val="00E40C54"/>
    <w:rsid w:val="00E72C5B"/>
    <w:rsid w:val="00F021F0"/>
    <w:rsid w:val="00F95CE0"/>
    <w:rsid w:val="00FA57C8"/>
    <w:rsid w:val="00FC7FD1"/>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10A3"/>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5462"/>
    <w:rPr>
      <w:color w:val="0000FF" w:themeColor="hyperlink"/>
      <w:u w:val="single"/>
    </w:rPr>
  </w:style>
  <w:style w:type="paragraph" w:styleId="BalloonText">
    <w:name w:val="Balloon Text"/>
    <w:basedOn w:val="Normal"/>
    <w:link w:val="BalloonTextChar"/>
    <w:uiPriority w:val="99"/>
    <w:semiHidden/>
    <w:unhideWhenUsed/>
    <w:rsid w:val="00D45462"/>
    <w:rPr>
      <w:rFonts w:ascii="Tahoma" w:hAnsi="Tahoma" w:cs="Tahoma"/>
      <w:sz w:val="16"/>
      <w:szCs w:val="16"/>
    </w:rPr>
  </w:style>
  <w:style w:type="character" w:customStyle="1" w:styleId="BalloonTextChar">
    <w:name w:val="Balloon Text Char"/>
    <w:basedOn w:val="DefaultParagraphFont"/>
    <w:link w:val="BalloonText"/>
    <w:uiPriority w:val="99"/>
    <w:semiHidden/>
    <w:rsid w:val="00D45462"/>
    <w:rPr>
      <w:rFonts w:ascii="Tahoma" w:hAnsi="Tahoma" w:cs="Tahoma"/>
      <w:sz w:val="16"/>
      <w:szCs w:val="16"/>
    </w:rPr>
  </w:style>
  <w:style w:type="character" w:customStyle="1" w:styleId="shorttext">
    <w:name w:val="short_text"/>
    <w:basedOn w:val="DefaultParagraphFont"/>
    <w:rsid w:val="00857176"/>
  </w:style>
  <w:style w:type="character" w:customStyle="1" w:styleId="hps">
    <w:name w:val="hps"/>
    <w:basedOn w:val="DefaultParagraphFont"/>
    <w:rsid w:val="00857176"/>
  </w:style>
  <w:style w:type="paragraph" w:customStyle="1" w:styleId="references">
    <w:name w:val="references"/>
    <w:rsid w:val="00885EA7"/>
    <w:pPr>
      <w:numPr>
        <w:numId w:val="1"/>
      </w:numPr>
      <w:spacing w:after="50" w:line="180" w:lineRule="exact"/>
      <w:jc w:val="both"/>
    </w:pPr>
    <w:rPr>
      <w:rFonts w:ascii="Times New Roman" w:eastAsia="MS Mincho" w:hAnsi="Times New Roman" w:cs="Times New Roman"/>
      <w:noProof/>
      <w:sz w:val="16"/>
      <w:szCs w:val="16"/>
    </w:rPr>
  </w:style>
  <w:style w:type="paragraph" w:styleId="ListParagraph">
    <w:name w:val="List Paragraph"/>
    <w:basedOn w:val="Normal"/>
    <w:uiPriority w:val="34"/>
    <w:qFormat/>
    <w:rsid w:val="00341F34"/>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5.wmf"/><Relationship Id="rId42" Type="http://schemas.openxmlformats.org/officeDocument/2006/relationships/image" Target="media/image30.png"/><Relationship Id="rId47" Type="http://schemas.openxmlformats.org/officeDocument/2006/relationships/image" Target="media/image34.wmf"/><Relationship Id="rId50" Type="http://schemas.openxmlformats.org/officeDocument/2006/relationships/oleObject" Target="embeddings/oleObject9.bin"/><Relationship Id="rId55" Type="http://schemas.openxmlformats.org/officeDocument/2006/relationships/image" Target="media/image38.wmf"/><Relationship Id="rId63" Type="http://schemas.openxmlformats.org/officeDocument/2006/relationships/image" Target="media/image42.wmf"/><Relationship Id="rId68" Type="http://schemas.openxmlformats.org/officeDocument/2006/relationships/oleObject" Target="embeddings/oleObject18.bin"/><Relationship Id="rId76" Type="http://schemas.openxmlformats.org/officeDocument/2006/relationships/oleObject" Target="embeddings/oleObject21.bin"/><Relationship Id="rId84" Type="http://schemas.openxmlformats.org/officeDocument/2006/relationships/oleObject" Target="embeddings/oleObject25.bin"/><Relationship Id="rId89" Type="http://schemas.openxmlformats.org/officeDocument/2006/relationships/image" Target="media/image58.tiff"/><Relationship Id="rId97" Type="http://schemas.openxmlformats.org/officeDocument/2006/relationships/image" Target="media/image66.jpeg"/><Relationship Id="rId7" Type="http://schemas.openxmlformats.org/officeDocument/2006/relationships/image" Target="media/image1.png"/><Relationship Id="rId71" Type="http://schemas.openxmlformats.org/officeDocument/2006/relationships/image" Target="media/image47.wmf"/><Relationship Id="rId92" Type="http://schemas.openxmlformats.org/officeDocument/2006/relationships/image" Target="media/image6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oleObject" Target="embeddings/oleObject1.bin"/><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wmf"/><Relationship Id="rId37" Type="http://schemas.openxmlformats.org/officeDocument/2006/relationships/oleObject" Target="embeddings/oleObject5.bin"/><Relationship Id="rId40" Type="http://schemas.openxmlformats.org/officeDocument/2006/relationships/image" Target="media/image28.jpeg"/><Relationship Id="rId45" Type="http://schemas.openxmlformats.org/officeDocument/2006/relationships/oleObject" Target="embeddings/oleObject7.bin"/><Relationship Id="rId53" Type="http://schemas.openxmlformats.org/officeDocument/2006/relationships/image" Target="media/image37.wmf"/><Relationship Id="rId58" Type="http://schemas.openxmlformats.org/officeDocument/2006/relationships/oleObject" Target="embeddings/oleObject13.bin"/><Relationship Id="rId66" Type="http://schemas.openxmlformats.org/officeDocument/2006/relationships/oleObject" Target="embeddings/oleObject17.bin"/><Relationship Id="rId74" Type="http://schemas.openxmlformats.org/officeDocument/2006/relationships/oleObject" Target="embeddings/oleObject20.bin"/><Relationship Id="rId79" Type="http://schemas.openxmlformats.org/officeDocument/2006/relationships/image" Target="media/image51.wmf"/><Relationship Id="rId87" Type="http://schemas.openxmlformats.org/officeDocument/2006/relationships/image" Target="media/image56.tiff"/><Relationship Id="rId5" Type="http://schemas.openxmlformats.org/officeDocument/2006/relationships/footnotes" Target="footnotes.xml"/><Relationship Id="rId61" Type="http://schemas.openxmlformats.org/officeDocument/2006/relationships/image" Target="media/image41.wmf"/><Relationship Id="rId82" Type="http://schemas.openxmlformats.org/officeDocument/2006/relationships/oleObject" Target="embeddings/oleObject24.bin"/><Relationship Id="rId90" Type="http://schemas.openxmlformats.org/officeDocument/2006/relationships/image" Target="media/image59.jpeg"/><Relationship Id="rId95" Type="http://schemas.openxmlformats.org/officeDocument/2006/relationships/image" Target="media/image64.jpe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wmf"/><Relationship Id="rId35" Type="http://schemas.openxmlformats.org/officeDocument/2006/relationships/oleObject" Target="embeddings/oleObject4.bin"/><Relationship Id="rId43" Type="http://schemas.openxmlformats.org/officeDocument/2006/relationships/image" Target="media/image31.png"/><Relationship Id="rId48" Type="http://schemas.openxmlformats.org/officeDocument/2006/relationships/oleObject" Target="embeddings/oleObject8.bin"/><Relationship Id="rId56" Type="http://schemas.openxmlformats.org/officeDocument/2006/relationships/oleObject" Target="embeddings/oleObject12.bin"/><Relationship Id="rId64" Type="http://schemas.openxmlformats.org/officeDocument/2006/relationships/oleObject" Target="embeddings/oleObject16.bin"/><Relationship Id="rId69" Type="http://schemas.openxmlformats.org/officeDocument/2006/relationships/image" Target="media/image45.jpeg"/><Relationship Id="rId77" Type="http://schemas.openxmlformats.org/officeDocument/2006/relationships/image" Target="media/image50.wmf"/><Relationship Id="rId100"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36.wmf"/><Relationship Id="rId72" Type="http://schemas.openxmlformats.org/officeDocument/2006/relationships/oleObject" Target="embeddings/oleObject19.bin"/><Relationship Id="rId80" Type="http://schemas.openxmlformats.org/officeDocument/2006/relationships/oleObject" Target="embeddings/oleObject23.bin"/><Relationship Id="rId85" Type="http://schemas.openxmlformats.org/officeDocument/2006/relationships/image" Target="media/image54.jpeg"/><Relationship Id="rId93" Type="http://schemas.openxmlformats.org/officeDocument/2006/relationships/image" Target="media/image62.jpeg"/><Relationship Id="rId98" Type="http://schemas.openxmlformats.org/officeDocument/2006/relationships/image" Target="media/image67.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oleObject" Target="embeddings/oleObject3.bin"/><Relationship Id="rId38" Type="http://schemas.openxmlformats.org/officeDocument/2006/relationships/image" Target="media/image27.wmf"/><Relationship Id="rId46" Type="http://schemas.openxmlformats.org/officeDocument/2006/relationships/image" Target="media/image33.png"/><Relationship Id="rId59" Type="http://schemas.openxmlformats.org/officeDocument/2006/relationships/image" Target="media/image40.wmf"/><Relationship Id="rId67" Type="http://schemas.openxmlformats.org/officeDocument/2006/relationships/image" Target="media/image44.wmf"/><Relationship Id="rId20" Type="http://schemas.openxmlformats.org/officeDocument/2006/relationships/image" Target="media/image14.png"/><Relationship Id="rId41" Type="http://schemas.openxmlformats.org/officeDocument/2006/relationships/image" Target="media/image29.jpeg"/><Relationship Id="rId54" Type="http://schemas.openxmlformats.org/officeDocument/2006/relationships/oleObject" Target="embeddings/oleObject11.bin"/><Relationship Id="rId62" Type="http://schemas.openxmlformats.org/officeDocument/2006/relationships/oleObject" Target="embeddings/oleObject15.bin"/><Relationship Id="rId70" Type="http://schemas.openxmlformats.org/officeDocument/2006/relationships/image" Target="media/image46.jpeg"/><Relationship Id="rId75" Type="http://schemas.openxmlformats.org/officeDocument/2006/relationships/image" Target="media/image49.wmf"/><Relationship Id="rId83" Type="http://schemas.openxmlformats.org/officeDocument/2006/relationships/image" Target="media/image53.wmf"/><Relationship Id="rId88" Type="http://schemas.openxmlformats.org/officeDocument/2006/relationships/image" Target="media/image57.tiff"/><Relationship Id="rId91" Type="http://schemas.openxmlformats.org/officeDocument/2006/relationships/image" Target="media/image60.tiff"/><Relationship Id="rId96" Type="http://schemas.openxmlformats.org/officeDocument/2006/relationships/image" Target="media/image65.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wmf"/><Relationship Id="rId36" Type="http://schemas.openxmlformats.org/officeDocument/2006/relationships/image" Target="media/image26.wmf"/><Relationship Id="rId49" Type="http://schemas.openxmlformats.org/officeDocument/2006/relationships/image" Target="media/image35.wmf"/><Relationship Id="rId57" Type="http://schemas.openxmlformats.org/officeDocument/2006/relationships/image" Target="media/image39.wmf"/><Relationship Id="rId10" Type="http://schemas.openxmlformats.org/officeDocument/2006/relationships/image" Target="media/image4.png"/><Relationship Id="rId31" Type="http://schemas.openxmlformats.org/officeDocument/2006/relationships/oleObject" Target="embeddings/oleObject2.bin"/><Relationship Id="rId44" Type="http://schemas.openxmlformats.org/officeDocument/2006/relationships/image" Target="media/image32.wmf"/><Relationship Id="rId52" Type="http://schemas.openxmlformats.org/officeDocument/2006/relationships/oleObject" Target="embeddings/oleObject10.bin"/><Relationship Id="rId60" Type="http://schemas.openxmlformats.org/officeDocument/2006/relationships/oleObject" Target="embeddings/oleObject14.bin"/><Relationship Id="rId65" Type="http://schemas.openxmlformats.org/officeDocument/2006/relationships/image" Target="media/image43.wmf"/><Relationship Id="rId73" Type="http://schemas.openxmlformats.org/officeDocument/2006/relationships/image" Target="media/image48.wmf"/><Relationship Id="rId78" Type="http://schemas.openxmlformats.org/officeDocument/2006/relationships/oleObject" Target="embeddings/oleObject22.bin"/><Relationship Id="rId81" Type="http://schemas.openxmlformats.org/officeDocument/2006/relationships/image" Target="media/image52.wmf"/><Relationship Id="rId86" Type="http://schemas.openxmlformats.org/officeDocument/2006/relationships/image" Target="media/image55.jpeg"/><Relationship Id="rId94" Type="http://schemas.openxmlformats.org/officeDocument/2006/relationships/image" Target="media/image63.jpeg"/><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oleObject" Target="embeddings/oleObject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3311</Words>
  <Characters>18876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22143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dc:creator>
  <cp:lastModifiedBy>Maha</cp:lastModifiedBy>
  <cp:revision>6</cp:revision>
  <dcterms:created xsi:type="dcterms:W3CDTF">2011-03-09T10:19:00Z</dcterms:created>
  <dcterms:modified xsi:type="dcterms:W3CDTF">2011-03-09T16:45:00Z</dcterms:modified>
</cp:coreProperties>
</file>