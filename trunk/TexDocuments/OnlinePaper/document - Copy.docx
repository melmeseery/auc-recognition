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32F9" w:rsidRDefault="00BF32F9" w:rsidP="00FC7497">
      <w:pPr>
        <w:tabs>
          <w:tab w:val="center" w:pos="4800"/>
          <w:tab w:val="right" w:pos="9500"/>
        </w:tabs>
        <w:ind w:firstLine="720"/>
        <w:jc w:val="center"/>
        <w:rPr>
          <w:noProof/>
        </w:rPr>
      </w:pPr>
      <w:r>
        <w:rPr>
          <w:noProof/>
          <w:sz w:val="32"/>
          <w:szCs w:val="32"/>
        </w:rPr>
        <w:t>Online Arabic Handwriting Digit Recognition</w:t>
      </w:r>
    </w:p>
    <w:p w:rsidR="00BF32F9" w:rsidRDefault="00FC7497" w:rsidP="00FC7497">
      <w:pPr>
        <w:tabs>
          <w:tab w:val="center" w:pos="4800"/>
          <w:tab w:val="right" w:pos="9500"/>
        </w:tabs>
        <w:ind w:firstLine="720"/>
        <w:jc w:val="center"/>
        <w:rPr>
          <w:noProof/>
        </w:rPr>
      </w:pPr>
      <w:r>
        <w:rPr>
          <w:noProof/>
        </w:rPr>
        <w:t>Sherif Abdel Azeem</w:t>
      </w:r>
      <w:r w:rsidR="00BF32F9" w:rsidRPr="00FC7497">
        <w:rPr>
          <w:noProof/>
          <w:vertAlign w:val="superscript"/>
        </w:rPr>
        <w:t>1</w:t>
      </w:r>
      <w:r w:rsidR="00BF32F9">
        <w:rPr>
          <w:noProof/>
        </w:rPr>
        <w:t>, Maha El Meseery</w:t>
      </w:r>
      <w:r w:rsidR="00BF32F9" w:rsidRPr="00FC7497">
        <w:rPr>
          <w:noProof/>
          <w:vertAlign w:val="superscript"/>
        </w:rPr>
        <w:t>2</w:t>
      </w:r>
      <w:r w:rsidR="00BF32F9">
        <w:rPr>
          <w:noProof/>
        </w:rPr>
        <w:t xml:space="preserve">, Hany Ahmed </w:t>
      </w:r>
      <w:r w:rsidR="00BF32F9" w:rsidRPr="00FC7497">
        <w:rPr>
          <w:noProof/>
          <w:vertAlign w:val="superscript"/>
        </w:rPr>
        <w:t>3</w:t>
      </w:r>
    </w:p>
    <w:p w:rsidR="00BF32F9" w:rsidRDefault="00BF32F9" w:rsidP="00FC7497">
      <w:pPr>
        <w:tabs>
          <w:tab w:val="center" w:pos="4800"/>
          <w:tab w:val="right" w:pos="9500"/>
        </w:tabs>
        <w:ind w:firstLine="720"/>
        <w:jc w:val="center"/>
        <w:rPr>
          <w:noProof/>
        </w:rPr>
      </w:pPr>
      <w:r>
        <w:rPr>
          <w:noProof/>
        </w:rPr>
        <w:t>Electrical Engineering Department</w:t>
      </w:r>
    </w:p>
    <w:p w:rsidR="00BF32F9" w:rsidRDefault="00BF32F9" w:rsidP="00FC7497">
      <w:pPr>
        <w:tabs>
          <w:tab w:val="center" w:pos="4800"/>
          <w:tab w:val="right" w:pos="9500"/>
        </w:tabs>
        <w:ind w:firstLine="720"/>
        <w:jc w:val="center"/>
        <w:rPr>
          <w:noProof/>
        </w:rPr>
      </w:pPr>
      <w:r>
        <w:rPr>
          <w:noProof/>
        </w:rPr>
        <w:t>American University in Cairo</w:t>
      </w:r>
    </w:p>
    <w:p w:rsidR="00BF32F9" w:rsidRDefault="00BF32F9" w:rsidP="00FC7497">
      <w:pPr>
        <w:tabs>
          <w:tab w:val="center" w:pos="4800"/>
          <w:tab w:val="right" w:pos="9500"/>
        </w:tabs>
        <w:ind w:firstLine="720"/>
        <w:jc w:val="center"/>
        <w:rPr>
          <w:noProof/>
        </w:rPr>
      </w:pPr>
      <w:r>
        <w:rPr>
          <w:noProof/>
        </w:rPr>
        <w:t>Cairo, Egypt</w:t>
      </w:r>
    </w:p>
    <w:p w:rsidR="00BF32F9" w:rsidRDefault="00BF32F9">
      <w:pPr>
        <w:tabs>
          <w:tab w:val="center" w:pos="4800"/>
          <w:tab w:val="right" w:pos="9500"/>
        </w:tabs>
        <w:ind w:firstLine="720"/>
        <w:jc w:val="center"/>
        <w:rPr>
          <w:noProof/>
        </w:rPr>
      </w:pPr>
      <w:r>
        <w:rPr>
          <w:noProof/>
        </w:rPr>
        <w:t xml:space="preserve">Email: </w:t>
      </w:r>
      <w:r w:rsidRPr="00FC7497">
        <w:rPr>
          <w:noProof/>
          <w:vertAlign w:val="superscript"/>
        </w:rPr>
        <w:t>1</w:t>
      </w:r>
      <w:r>
        <w:rPr>
          <w:noProof/>
        </w:rPr>
        <w:t xml:space="preserve">shazeem@aucegypt.edu , </w:t>
      </w:r>
      <w:r w:rsidRPr="00FC7497">
        <w:rPr>
          <w:noProof/>
          <w:vertAlign w:val="superscript"/>
        </w:rPr>
        <w:t>2</w:t>
      </w:r>
      <w:r>
        <w:rPr>
          <w:noProof/>
        </w:rPr>
        <w:t xml:space="preserve">melmeseery@aucegypt.edu, </w:t>
      </w:r>
      <w:r w:rsidRPr="00FC7497">
        <w:rPr>
          <w:noProof/>
          <w:vertAlign w:val="superscript"/>
        </w:rPr>
        <w:t>3</w:t>
      </w:r>
      <w:r>
        <w:rPr>
          <w:noProof/>
        </w:rPr>
        <w:t xml:space="preserve"> hany.aucegypt@gmail.com</w:t>
      </w:r>
    </w:p>
    <w:p w:rsidR="00BF32F9" w:rsidRDefault="00BF32F9">
      <w:pPr>
        <w:tabs>
          <w:tab w:val="center" w:pos="4800"/>
          <w:tab w:val="right" w:pos="9500"/>
        </w:tabs>
        <w:ind w:firstLine="720"/>
        <w:jc w:val="center"/>
        <w:rPr>
          <w:noProof/>
        </w:rPr>
      </w:pPr>
    </w:p>
    <w:p w:rsidR="00BF32F9" w:rsidRDefault="00BF32F9">
      <w:pPr>
        <w:tabs>
          <w:tab w:val="center" w:pos="4800"/>
          <w:tab w:val="right" w:pos="9500"/>
        </w:tabs>
        <w:ind w:firstLine="720"/>
        <w:jc w:val="both"/>
        <w:rPr>
          <w:noProof/>
        </w:rPr>
      </w:pPr>
    </w:p>
    <w:p w:rsidR="00BF32F9" w:rsidRDefault="00BF32F9">
      <w:pPr>
        <w:tabs>
          <w:tab w:val="center" w:pos="4800"/>
          <w:tab w:val="right" w:pos="9500"/>
        </w:tabs>
        <w:ind w:firstLine="720"/>
        <w:rPr>
          <w:noProof/>
        </w:rPr>
      </w:pPr>
    </w:p>
    <w:p w:rsidR="00FC7497" w:rsidRDefault="00FC7497">
      <w:pPr>
        <w:tabs>
          <w:tab w:val="center" w:pos="4800"/>
          <w:tab w:val="right" w:pos="9500"/>
        </w:tabs>
        <w:ind w:firstLine="720"/>
        <w:rPr>
          <w:b/>
          <w:bCs/>
          <w:noProof/>
          <w:sz w:val="32"/>
          <w:szCs w:val="32"/>
        </w:rPr>
        <w:sectPr w:rsidR="00FC7497" w:rsidSect="00BF32F9">
          <w:pgSz w:w="12240" w:h="15840"/>
          <w:pgMar w:top="1440" w:right="1800" w:bottom="1440" w:left="1800" w:header="720" w:footer="720" w:gutter="0"/>
          <w:cols w:space="720"/>
          <w:noEndnote/>
        </w:sectPr>
      </w:pPr>
    </w:p>
    <w:p w:rsidR="00BF32F9" w:rsidRPr="00E84E24" w:rsidRDefault="009E6C50" w:rsidP="00FC7497">
      <w:pPr>
        <w:tabs>
          <w:tab w:val="center" w:pos="4800"/>
          <w:tab w:val="right" w:pos="9500"/>
        </w:tabs>
        <w:ind w:firstLine="720"/>
        <w:jc w:val="both"/>
        <w:rPr>
          <w:b/>
          <w:bCs/>
          <w:noProof/>
          <w:sz w:val="20"/>
          <w:szCs w:val="20"/>
        </w:rPr>
      </w:pPr>
      <w:r w:rsidRPr="00E84E24">
        <w:rPr>
          <w:b/>
          <w:bCs/>
          <w:noProof/>
        </w:rPr>
        <w:lastRenderedPageBreak/>
        <w:t>Abstract</w:t>
      </w:r>
      <w:r w:rsidRPr="00E84E24">
        <w:rPr>
          <w:b/>
          <w:bCs/>
          <w:noProof/>
          <w:sz w:val="22"/>
          <w:szCs w:val="22"/>
        </w:rPr>
        <w:t xml:space="preserve"> :</w:t>
      </w:r>
      <w:r w:rsidR="00BF32F9" w:rsidRPr="00E84E24">
        <w:rPr>
          <w:b/>
          <w:bCs/>
          <w:noProof/>
          <w:sz w:val="20"/>
          <w:szCs w:val="20"/>
        </w:rPr>
        <w:t>This paper fills a void in the literature of on-line Arabic digits recognition as no systems are dedicated to this problem alone. The two main contributions of this paper are introducing a large on-line Arabic digits dataset and developing an efficient on-line Arabic digits recognition system. In the dataset, we collected 30,000 digits from 300 writers. The developed system uses a combination of temporal and spatial features to recognize those digits. The system achieved 98.9% recognition rate. Comparison with a commercial product demonstrates the superiority of the proposed system.</w:t>
      </w:r>
    </w:p>
    <w:p w:rsidR="00BF32F9" w:rsidRPr="00E84E24" w:rsidRDefault="00BF32F9" w:rsidP="00FC7497">
      <w:pPr>
        <w:tabs>
          <w:tab w:val="center" w:pos="4800"/>
          <w:tab w:val="right" w:pos="9500"/>
        </w:tabs>
        <w:jc w:val="both"/>
        <w:rPr>
          <w:b/>
          <w:bCs/>
          <w:noProof/>
          <w:sz w:val="20"/>
          <w:szCs w:val="20"/>
        </w:rPr>
      </w:pPr>
    </w:p>
    <w:p w:rsidR="00BF32F9" w:rsidRPr="00E84E24" w:rsidRDefault="00BF32F9" w:rsidP="00FC7497">
      <w:pPr>
        <w:tabs>
          <w:tab w:val="center" w:pos="4800"/>
          <w:tab w:val="right" w:pos="9500"/>
        </w:tabs>
        <w:ind w:firstLine="720"/>
        <w:jc w:val="both"/>
        <w:rPr>
          <w:b/>
          <w:bCs/>
          <w:noProof/>
          <w:sz w:val="20"/>
          <w:szCs w:val="20"/>
        </w:rPr>
      </w:pPr>
      <w:r w:rsidRPr="00E84E24">
        <w:rPr>
          <w:b/>
          <w:bCs/>
          <w:noProof/>
          <w:sz w:val="20"/>
          <w:szCs w:val="20"/>
        </w:rPr>
        <w:t xml:space="preserve"> </w:t>
      </w:r>
      <w:r w:rsidR="009E6C50" w:rsidRPr="00E84E24">
        <w:rPr>
          <w:b/>
          <w:bCs/>
          <w:noProof/>
          <w:sz w:val="20"/>
          <w:szCs w:val="20"/>
        </w:rPr>
        <w:t xml:space="preserve">Keywords: </w:t>
      </w:r>
      <w:r w:rsidRPr="00E84E24">
        <w:rPr>
          <w:b/>
          <w:bCs/>
          <w:noProof/>
          <w:sz w:val="20"/>
          <w:szCs w:val="20"/>
        </w:rPr>
        <w:t xml:space="preserve">On-line Handwriting Recognition; Handwritten Arabic digits; offline Handwriting Recognition; Two stage classifiers; </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b/>
          <w:bCs/>
          <w:noProof/>
        </w:rPr>
        <w:t xml:space="preserve">1  </w:t>
      </w:r>
      <w:bookmarkStart w:id="0" w:name="GrindEQpgref4d7d314e1"/>
      <w:bookmarkEnd w:id="0"/>
      <w:r w:rsidRPr="00E84E24">
        <w:rPr>
          <w:b/>
          <w:bCs/>
          <w:noProof/>
        </w:rPr>
        <w:t>Introduction</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The field of on-line handwriting recognitions is one of research areas that can immensely improve human computer interaction. Real-time on-line systems are currently under high demand due to the hand-held devices revolution. On-line handwriting systems use a digitizing tablet or an input device that traces the user movement. In those systems the input device stores a series of </w:t>
      </w:r>
      <w:r w:rsidRPr="00E84E24">
        <w:rPr>
          <w:noProof/>
          <w:position w:val="-4"/>
          <w:sz w:val="20"/>
          <w:szCs w:val="20"/>
        </w:rPr>
        <w:object w:dxaOrig="240" w:dyaOrig="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pt;height:10pt" o:ole="">
            <v:imagedata r:id="rId6" o:title=""/>
          </v:shape>
          <o:OLEObject Type="Embed" ProgID="Equation.DSMT4" ShapeID="_x0000_i1025" DrawAspect="Content" ObjectID="_1361564288" r:id="rId7"/>
        </w:object>
      </w:r>
      <w:r w:rsidRPr="00E84E24">
        <w:rPr>
          <w:noProof/>
          <w:sz w:val="20"/>
          <w:szCs w:val="20"/>
        </w:rPr>
        <w:t xml:space="preserve"> and </w:t>
      </w:r>
      <w:r w:rsidRPr="00E84E24">
        <w:rPr>
          <w:noProof/>
          <w:position w:val="-10"/>
          <w:sz w:val="20"/>
          <w:szCs w:val="20"/>
        </w:rPr>
        <w:object w:dxaOrig="260" w:dyaOrig="260">
          <v:shape id="_x0000_i1026" type="#_x0000_t75" style="width:13.15pt;height:13.15pt" o:ole="">
            <v:imagedata r:id="rId8" o:title=""/>
          </v:shape>
          <o:OLEObject Type="Embed" ProgID="Equation.DSMT4" ShapeID="_x0000_i1026" DrawAspect="Content" ObjectID="_1361564289" r:id="rId9"/>
        </w:object>
      </w:r>
      <w:r w:rsidRPr="00E84E24">
        <w:rPr>
          <w:noProof/>
          <w:sz w:val="20"/>
          <w:szCs w:val="20"/>
        </w:rPr>
        <w:t xml:space="preserve"> coordinates that represent the user's pen path.</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Even though Arabic handwriting has recently gained a lot of attention [2, 4, 6], the problem of on-line Arabic digits has been neglected for quite some time now. Most systems working on Arabic handwriting either focus on off-line Arabic character and digit recognition problems or only on-line Arabic character recognition problem [3, 7, 8, 9]. Specialized on-line Arabic digits systems are extremely rare or non-existing.</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This paper aims at filling this void in the literature. The first contribution of this paper is presenting an Arabic on-line digits dataset collected form 300 writers. The second main contribution of this paper is introducing an efficient system to recognize on-line Arabic digits. The system is divided into a a pre-processing stage that eliminates the noise coming from the input device. After pre-processing, the features extraction stage computes a set of both on-line and off-line features from the users' strokes. The final stage uses the computed feature vector to classify the input into one of the Arabic digits. Table 1 shows Arabic digits from 0 to 9.</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jc w:val="center"/>
        <w:rPr>
          <w:noProof/>
          <w:sz w:val="20"/>
          <w:szCs w:val="20"/>
        </w:rPr>
      </w:pPr>
      <w:r w:rsidRPr="00E84E24">
        <w:rPr>
          <w:noProof/>
          <w:sz w:val="20"/>
          <w:szCs w:val="20"/>
        </w:rPr>
        <w:t>Table  1: Arabic Printed and Handwritten Digits.</w:t>
      </w:r>
    </w:p>
    <w:p w:rsidR="00BF32F9" w:rsidRPr="00E84E24" w:rsidRDefault="00BF32F9" w:rsidP="00FC7497">
      <w:pPr>
        <w:tabs>
          <w:tab w:val="center" w:pos="4800"/>
          <w:tab w:val="right" w:pos="9500"/>
        </w:tabs>
        <w:ind w:firstLine="720"/>
        <w:jc w:val="both"/>
        <w:rPr>
          <w:noProof/>
          <w:sz w:val="20"/>
          <w:szCs w:val="20"/>
        </w:rPr>
      </w:pPr>
      <w:r w:rsidRPr="00E84E24">
        <w:rPr>
          <w:sz w:val="20"/>
          <w:szCs w:val="20"/>
        </w:rPr>
        <w:lastRenderedPageBreak/>
        <w:t xml:space="preserve"> </w:t>
      </w:r>
    </w:p>
    <w:tbl>
      <w:tblPr>
        <w:tblW w:w="4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098"/>
        <w:gridCol w:w="370"/>
        <w:gridCol w:w="370"/>
        <w:gridCol w:w="370"/>
        <w:gridCol w:w="370"/>
        <w:gridCol w:w="370"/>
        <w:gridCol w:w="370"/>
        <w:gridCol w:w="370"/>
        <w:gridCol w:w="370"/>
        <w:gridCol w:w="370"/>
        <w:gridCol w:w="371"/>
      </w:tblGrid>
      <w:tr w:rsidR="009E6C50" w:rsidRPr="00E84E24" w:rsidTr="009E6C50">
        <w:trPr>
          <w:trHeight w:val="408"/>
          <w:jc w:val="center"/>
        </w:trPr>
        <w:tc>
          <w:tcPr>
            <w:tcW w:w="1098" w:type="dxa"/>
            <w:vAlign w:val="center"/>
          </w:tcPr>
          <w:p w:rsidR="009E6C50" w:rsidRPr="00E84E24" w:rsidRDefault="009E6C50" w:rsidP="00FC7497">
            <w:pPr>
              <w:jc w:val="both"/>
              <w:rPr>
                <w:sz w:val="8"/>
                <w:szCs w:val="8"/>
              </w:rPr>
            </w:pPr>
            <w:r w:rsidRPr="00E84E24">
              <w:rPr>
                <w:sz w:val="8"/>
                <w:szCs w:val="8"/>
              </w:rPr>
              <w:t>Latin Equivalent</w:t>
            </w:r>
          </w:p>
        </w:tc>
        <w:tc>
          <w:tcPr>
            <w:tcW w:w="370" w:type="dxa"/>
            <w:vAlign w:val="center"/>
          </w:tcPr>
          <w:p w:rsidR="009E6C50" w:rsidRPr="00E84E24" w:rsidRDefault="009E6C50" w:rsidP="00FC7497">
            <w:pPr>
              <w:jc w:val="both"/>
              <w:rPr>
                <w:sz w:val="8"/>
                <w:szCs w:val="16"/>
              </w:rPr>
            </w:pPr>
            <w:r w:rsidRPr="00E84E24">
              <w:rPr>
                <w:sz w:val="8"/>
                <w:szCs w:val="16"/>
              </w:rPr>
              <w:t>0</w:t>
            </w:r>
          </w:p>
        </w:tc>
        <w:tc>
          <w:tcPr>
            <w:tcW w:w="370" w:type="dxa"/>
            <w:vAlign w:val="center"/>
          </w:tcPr>
          <w:p w:rsidR="009E6C50" w:rsidRPr="00E84E24" w:rsidRDefault="009E6C50" w:rsidP="00FC7497">
            <w:pPr>
              <w:jc w:val="both"/>
              <w:rPr>
                <w:sz w:val="8"/>
                <w:szCs w:val="16"/>
              </w:rPr>
            </w:pPr>
            <w:r w:rsidRPr="00E84E24">
              <w:rPr>
                <w:sz w:val="8"/>
                <w:szCs w:val="16"/>
              </w:rPr>
              <w:t>1</w:t>
            </w:r>
          </w:p>
        </w:tc>
        <w:tc>
          <w:tcPr>
            <w:tcW w:w="370" w:type="dxa"/>
            <w:vAlign w:val="center"/>
          </w:tcPr>
          <w:p w:rsidR="009E6C50" w:rsidRPr="00E84E24" w:rsidRDefault="009E6C50" w:rsidP="00FC7497">
            <w:pPr>
              <w:jc w:val="both"/>
              <w:rPr>
                <w:sz w:val="8"/>
                <w:szCs w:val="16"/>
              </w:rPr>
            </w:pPr>
            <w:r w:rsidRPr="00E84E24">
              <w:rPr>
                <w:sz w:val="8"/>
                <w:szCs w:val="16"/>
              </w:rPr>
              <w:t>2</w:t>
            </w:r>
          </w:p>
        </w:tc>
        <w:tc>
          <w:tcPr>
            <w:tcW w:w="370" w:type="dxa"/>
            <w:vAlign w:val="center"/>
          </w:tcPr>
          <w:p w:rsidR="009E6C50" w:rsidRPr="00E84E24" w:rsidRDefault="009E6C50" w:rsidP="00FC7497">
            <w:pPr>
              <w:jc w:val="both"/>
              <w:rPr>
                <w:sz w:val="8"/>
                <w:szCs w:val="16"/>
              </w:rPr>
            </w:pPr>
            <w:r w:rsidRPr="00E84E24">
              <w:rPr>
                <w:sz w:val="8"/>
                <w:szCs w:val="16"/>
              </w:rPr>
              <w:t>3</w:t>
            </w:r>
          </w:p>
        </w:tc>
        <w:tc>
          <w:tcPr>
            <w:tcW w:w="370" w:type="dxa"/>
            <w:vAlign w:val="center"/>
          </w:tcPr>
          <w:p w:rsidR="009E6C50" w:rsidRPr="00E84E24" w:rsidRDefault="009E6C50" w:rsidP="00FC7497">
            <w:pPr>
              <w:jc w:val="both"/>
              <w:rPr>
                <w:sz w:val="8"/>
                <w:szCs w:val="16"/>
              </w:rPr>
            </w:pPr>
            <w:r w:rsidRPr="00E84E24">
              <w:rPr>
                <w:sz w:val="8"/>
                <w:szCs w:val="16"/>
              </w:rPr>
              <w:t>4</w:t>
            </w:r>
          </w:p>
        </w:tc>
        <w:tc>
          <w:tcPr>
            <w:tcW w:w="370" w:type="dxa"/>
            <w:vAlign w:val="center"/>
          </w:tcPr>
          <w:p w:rsidR="009E6C50" w:rsidRPr="00E84E24" w:rsidRDefault="009E6C50" w:rsidP="00FC7497">
            <w:pPr>
              <w:jc w:val="both"/>
              <w:rPr>
                <w:sz w:val="8"/>
                <w:szCs w:val="16"/>
              </w:rPr>
            </w:pPr>
            <w:r w:rsidRPr="00E84E24">
              <w:rPr>
                <w:sz w:val="8"/>
                <w:szCs w:val="16"/>
              </w:rPr>
              <w:t>5</w:t>
            </w:r>
          </w:p>
        </w:tc>
        <w:tc>
          <w:tcPr>
            <w:tcW w:w="370" w:type="dxa"/>
            <w:vAlign w:val="center"/>
          </w:tcPr>
          <w:p w:rsidR="009E6C50" w:rsidRPr="00E84E24" w:rsidRDefault="009E6C50" w:rsidP="00FC7497">
            <w:pPr>
              <w:jc w:val="both"/>
              <w:rPr>
                <w:sz w:val="8"/>
                <w:szCs w:val="16"/>
              </w:rPr>
            </w:pPr>
            <w:r w:rsidRPr="00E84E24">
              <w:rPr>
                <w:sz w:val="8"/>
                <w:szCs w:val="16"/>
              </w:rPr>
              <w:t>6</w:t>
            </w:r>
          </w:p>
        </w:tc>
        <w:tc>
          <w:tcPr>
            <w:tcW w:w="370" w:type="dxa"/>
            <w:vAlign w:val="center"/>
          </w:tcPr>
          <w:p w:rsidR="009E6C50" w:rsidRPr="00E84E24" w:rsidRDefault="009E6C50" w:rsidP="00FC7497">
            <w:pPr>
              <w:jc w:val="both"/>
              <w:rPr>
                <w:sz w:val="8"/>
                <w:szCs w:val="16"/>
              </w:rPr>
            </w:pPr>
            <w:r w:rsidRPr="00E84E24">
              <w:rPr>
                <w:sz w:val="8"/>
                <w:szCs w:val="16"/>
              </w:rPr>
              <w:t>7</w:t>
            </w:r>
          </w:p>
        </w:tc>
        <w:tc>
          <w:tcPr>
            <w:tcW w:w="370" w:type="dxa"/>
            <w:vAlign w:val="center"/>
          </w:tcPr>
          <w:p w:rsidR="009E6C50" w:rsidRPr="00E84E24" w:rsidRDefault="009E6C50" w:rsidP="00FC7497">
            <w:pPr>
              <w:jc w:val="both"/>
              <w:rPr>
                <w:sz w:val="8"/>
                <w:szCs w:val="16"/>
              </w:rPr>
            </w:pPr>
            <w:r w:rsidRPr="00E84E24">
              <w:rPr>
                <w:sz w:val="8"/>
                <w:szCs w:val="16"/>
              </w:rPr>
              <w:t>8</w:t>
            </w:r>
          </w:p>
        </w:tc>
        <w:tc>
          <w:tcPr>
            <w:tcW w:w="371" w:type="dxa"/>
            <w:vAlign w:val="center"/>
          </w:tcPr>
          <w:p w:rsidR="009E6C50" w:rsidRPr="00E84E24" w:rsidRDefault="009E6C50" w:rsidP="00FC7497">
            <w:pPr>
              <w:jc w:val="both"/>
              <w:rPr>
                <w:sz w:val="8"/>
                <w:szCs w:val="16"/>
              </w:rPr>
            </w:pPr>
            <w:r w:rsidRPr="00E84E24">
              <w:rPr>
                <w:sz w:val="8"/>
                <w:szCs w:val="16"/>
              </w:rPr>
              <w:t>9</w:t>
            </w:r>
          </w:p>
        </w:tc>
      </w:tr>
      <w:tr w:rsidR="009E6C50" w:rsidRPr="00E84E24" w:rsidTr="009E6C50">
        <w:trPr>
          <w:trHeight w:val="408"/>
          <w:jc w:val="center"/>
        </w:trPr>
        <w:tc>
          <w:tcPr>
            <w:tcW w:w="1098" w:type="dxa"/>
            <w:vAlign w:val="center"/>
          </w:tcPr>
          <w:p w:rsidR="009E6C50" w:rsidRPr="00E84E24" w:rsidRDefault="009E6C50" w:rsidP="00FC7497">
            <w:pPr>
              <w:jc w:val="both"/>
              <w:rPr>
                <w:sz w:val="8"/>
                <w:szCs w:val="16"/>
              </w:rPr>
            </w:pPr>
            <w:r w:rsidRPr="00E84E24">
              <w:rPr>
                <w:sz w:val="8"/>
                <w:szCs w:val="16"/>
              </w:rPr>
              <w:t>Printed</w:t>
            </w:r>
          </w:p>
        </w:tc>
        <w:tc>
          <w:tcPr>
            <w:tcW w:w="370"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14300" cy="161925"/>
                  <wp:effectExtent l="19050" t="0" r="0" b="0"/>
                  <wp:docPr id="28" name="Picture 28" descr="P%20Farsi%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20Farsi%200"/>
                          <pic:cNvPicPr>
                            <a:picLocks noChangeAspect="1" noChangeArrowheads="1"/>
                          </pic:cNvPicPr>
                        </pic:nvPicPr>
                        <pic:blipFill>
                          <a:blip r:embed="rId10">
                            <a:grayscl/>
                          </a:blip>
                          <a:srcRect/>
                          <a:stretch>
                            <a:fillRect/>
                          </a:stretch>
                        </pic:blipFill>
                        <pic:spPr bwMode="auto">
                          <a:xfrm>
                            <a:off x="0" y="0"/>
                            <a:ext cx="114300" cy="161925"/>
                          </a:xfrm>
                          <a:prstGeom prst="rect">
                            <a:avLst/>
                          </a:prstGeom>
                          <a:noFill/>
                          <a:ln w="9525">
                            <a:noFill/>
                            <a:miter lim="800000"/>
                            <a:headEnd/>
                            <a:tailEnd/>
                          </a:ln>
                        </pic:spPr>
                      </pic:pic>
                    </a:graphicData>
                  </a:graphic>
                </wp:inline>
              </w:drawing>
            </w:r>
          </w:p>
        </w:tc>
        <w:tc>
          <w:tcPr>
            <w:tcW w:w="370"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14300" cy="200025"/>
                  <wp:effectExtent l="19050" t="0" r="0" b="0"/>
                  <wp:docPr id="29" name="Picture 29" descr="P%20Farsi%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20Farsi%201"/>
                          <pic:cNvPicPr>
                            <a:picLocks noChangeAspect="1" noChangeArrowheads="1"/>
                          </pic:cNvPicPr>
                        </pic:nvPicPr>
                        <pic:blipFill>
                          <a:blip r:embed="rId11">
                            <a:grayscl/>
                          </a:blip>
                          <a:srcRect l="17311" r="17311"/>
                          <a:stretch>
                            <a:fillRect/>
                          </a:stretch>
                        </pic:blipFill>
                        <pic:spPr bwMode="auto">
                          <a:xfrm>
                            <a:off x="0" y="0"/>
                            <a:ext cx="114300" cy="200025"/>
                          </a:xfrm>
                          <a:prstGeom prst="rect">
                            <a:avLst/>
                          </a:prstGeom>
                          <a:noFill/>
                          <a:ln w="9525">
                            <a:noFill/>
                            <a:miter lim="800000"/>
                            <a:headEnd/>
                            <a:tailEnd/>
                          </a:ln>
                        </pic:spPr>
                      </pic:pic>
                    </a:graphicData>
                  </a:graphic>
                </wp:inline>
              </w:drawing>
            </w:r>
          </w:p>
        </w:tc>
        <w:tc>
          <w:tcPr>
            <w:tcW w:w="370"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23825" cy="161925"/>
                  <wp:effectExtent l="19050" t="0" r="9525" b="0"/>
                  <wp:docPr id="30" name="Picture 30" descr="P%20Farsi%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20Farsi%202"/>
                          <pic:cNvPicPr>
                            <a:picLocks noChangeAspect="1" noChangeArrowheads="1"/>
                          </pic:cNvPicPr>
                        </pic:nvPicPr>
                        <pic:blipFill>
                          <a:blip r:embed="rId12">
                            <a:grayscl/>
                          </a:blip>
                          <a:srcRect l="14491" r="12679"/>
                          <a:stretch>
                            <a:fillRect/>
                          </a:stretch>
                        </pic:blipFill>
                        <pic:spPr bwMode="auto">
                          <a:xfrm>
                            <a:off x="0" y="0"/>
                            <a:ext cx="123825" cy="161925"/>
                          </a:xfrm>
                          <a:prstGeom prst="rect">
                            <a:avLst/>
                          </a:prstGeom>
                          <a:noFill/>
                          <a:ln w="9525">
                            <a:noFill/>
                            <a:miter lim="800000"/>
                            <a:headEnd/>
                            <a:tailEnd/>
                          </a:ln>
                        </pic:spPr>
                      </pic:pic>
                    </a:graphicData>
                  </a:graphic>
                </wp:inline>
              </w:drawing>
            </w:r>
          </w:p>
        </w:tc>
        <w:tc>
          <w:tcPr>
            <w:tcW w:w="370"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33350" cy="180975"/>
                  <wp:effectExtent l="19050" t="0" r="0" b="0"/>
                  <wp:docPr id="31" name="Picture 31" descr="P%20Farsi%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20Farsi%203"/>
                          <pic:cNvPicPr>
                            <a:picLocks noChangeAspect="1" noChangeArrowheads="1"/>
                          </pic:cNvPicPr>
                        </pic:nvPicPr>
                        <pic:blipFill>
                          <a:blip r:embed="rId13">
                            <a:grayscl/>
                          </a:blip>
                          <a:srcRect/>
                          <a:stretch>
                            <a:fillRect/>
                          </a:stretch>
                        </pic:blipFill>
                        <pic:spPr bwMode="auto">
                          <a:xfrm>
                            <a:off x="0" y="0"/>
                            <a:ext cx="133350" cy="180975"/>
                          </a:xfrm>
                          <a:prstGeom prst="rect">
                            <a:avLst/>
                          </a:prstGeom>
                          <a:noFill/>
                          <a:ln w="9525">
                            <a:noFill/>
                            <a:miter lim="800000"/>
                            <a:headEnd/>
                            <a:tailEnd/>
                          </a:ln>
                        </pic:spPr>
                      </pic:pic>
                    </a:graphicData>
                  </a:graphic>
                </wp:inline>
              </w:drawing>
            </w:r>
          </w:p>
        </w:tc>
        <w:tc>
          <w:tcPr>
            <w:tcW w:w="370"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33350" cy="180975"/>
                  <wp:effectExtent l="19050" t="0" r="0" b="0"/>
                  <wp:docPr id="32" name="Picture 32" descr="P%20Arabic%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20Arabic%204"/>
                          <pic:cNvPicPr>
                            <a:picLocks noChangeAspect="1" noChangeArrowheads="1"/>
                          </pic:cNvPicPr>
                        </pic:nvPicPr>
                        <pic:blipFill>
                          <a:blip r:embed="rId14">
                            <a:grayscl/>
                          </a:blip>
                          <a:srcRect/>
                          <a:stretch>
                            <a:fillRect/>
                          </a:stretch>
                        </pic:blipFill>
                        <pic:spPr bwMode="auto">
                          <a:xfrm>
                            <a:off x="0" y="0"/>
                            <a:ext cx="133350" cy="180975"/>
                          </a:xfrm>
                          <a:prstGeom prst="rect">
                            <a:avLst/>
                          </a:prstGeom>
                          <a:noFill/>
                          <a:ln w="9525">
                            <a:noFill/>
                            <a:miter lim="800000"/>
                            <a:headEnd/>
                            <a:tailEnd/>
                          </a:ln>
                        </pic:spPr>
                      </pic:pic>
                    </a:graphicData>
                  </a:graphic>
                </wp:inline>
              </w:drawing>
            </w:r>
          </w:p>
        </w:tc>
        <w:tc>
          <w:tcPr>
            <w:tcW w:w="370"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71450" cy="142875"/>
                  <wp:effectExtent l="19050" t="0" r="0" b="0"/>
                  <wp:docPr id="33" name="Picture 33" descr="P%20Arabic%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20Arabic%205"/>
                          <pic:cNvPicPr>
                            <a:picLocks noChangeAspect="1" noChangeArrowheads="1"/>
                          </pic:cNvPicPr>
                        </pic:nvPicPr>
                        <pic:blipFill>
                          <a:blip r:embed="rId15">
                            <a:grayscl/>
                          </a:blip>
                          <a:srcRect b="24774"/>
                          <a:stretch>
                            <a:fillRect/>
                          </a:stretch>
                        </pic:blipFill>
                        <pic:spPr bwMode="auto">
                          <a:xfrm>
                            <a:off x="0" y="0"/>
                            <a:ext cx="171450" cy="142875"/>
                          </a:xfrm>
                          <a:prstGeom prst="rect">
                            <a:avLst/>
                          </a:prstGeom>
                          <a:noFill/>
                          <a:ln w="9525">
                            <a:noFill/>
                            <a:miter lim="800000"/>
                            <a:headEnd/>
                            <a:tailEnd/>
                          </a:ln>
                        </pic:spPr>
                      </pic:pic>
                    </a:graphicData>
                  </a:graphic>
                </wp:inline>
              </w:drawing>
            </w:r>
          </w:p>
        </w:tc>
        <w:tc>
          <w:tcPr>
            <w:tcW w:w="370"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23825" cy="161925"/>
                  <wp:effectExtent l="19050" t="0" r="9525" b="0"/>
                  <wp:docPr id="34" name="Picture 34" descr="P%20Arabic%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20Arabic%206"/>
                          <pic:cNvPicPr>
                            <a:picLocks noChangeAspect="1" noChangeArrowheads="1"/>
                          </pic:cNvPicPr>
                        </pic:nvPicPr>
                        <pic:blipFill>
                          <a:blip r:embed="rId16">
                            <a:grayscl/>
                          </a:blip>
                          <a:srcRect/>
                          <a:stretch>
                            <a:fillRect/>
                          </a:stretch>
                        </pic:blipFill>
                        <pic:spPr bwMode="auto">
                          <a:xfrm>
                            <a:off x="0" y="0"/>
                            <a:ext cx="123825" cy="161925"/>
                          </a:xfrm>
                          <a:prstGeom prst="rect">
                            <a:avLst/>
                          </a:prstGeom>
                          <a:noFill/>
                          <a:ln w="9525">
                            <a:noFill/>
                            <a:miter lim="800000"/>
                            <a:headEnd/>
                            <a:tailEnd/>
                          </a:ln>
                        </pic:spPr>
                      </pic:pic>
                    </a:graphicData>
                  </a:graphic>
                </wp:inline>
              </w:drawing>
            </w:r>
          </w:p>
        </w:tc>
        <w:tc>
          <w:tcPr>
            <w:tcW w:w="370"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14300" cy="209550"/>
                  <wp:effectExtent l="19050" t="0" r="0" b="0"/>
                  <wp:docPr id="35" name="Picture 35" descr="P%20Farsi%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20Farsi%207"/>
                          <pic:cNvPicPr>
                            <a:picLocks noChangeAspect="1" noChangeArrowheads="1"/>
                          </pic:cNvPicPr>
                        </pic:nvPicPr>
                        <pic:blipFill>
                          <a:blip r:embed="rId17">
                            <a:grayscl/>
                          </a:blip>
                          <a:srcRect/>
                          <a:stretch>
                            <a:fillRect/>
                          </a:stretch>
                        </pic:blipFill>
                        <pic:spPr bwMode="auto">
                          <a:xfrm>
                            <a:off x="0" y="0"/>
                            <a:ext cx="114300" cy="209550"/>
                          </a:xfrm>
                          <a:prstGeom prst="rect">
                            <a:avLst/>
                          </a:prstGeom>
                          <a:noFill/>
                          <a:ln w="9525">
                            <a:noFill/>
                            <a:miter lim="800000"/>
                            <a:headEnd/>
                            <a:tailEnd/>
                          </a:ln>
                        </pic:spPr>
                      </pic:pic>
                    </a:graphicData>
                  </a:graphic>
                </wp:inline>
              </w:drawing>
            </w:r>
          </w:p>
        </w:tc>
        <w:tc>
          <w:tcPr>
            <w:tcW w:w="370"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80975" cy="200025"/>
                  <wp:effectExtent l="19050" t="0" r="9525" b="0"/>
                  <wp:docPr id="36" name="Picture 36" descr="P%20Farsi%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20Farsi%208"/>
                          <pic:cNvPicPr>
                            <a:picLocks noChangeAspect="1" noChangeArrowheads="1"/>
                          </pic:cNvPicPr>
                        </pic:nvPicPr>
                        <pic:blipFill>
                          <a:blip r:embed="rId18">
                            <a:grayscl/>
                          </a:blip>
                          <a:srcRect/>
                          <a:stretch>
                            <a:fillRect/>
                          </a:stretch>
                        </pic:blipFill>
                        <pic:spPr bwMode="auto">
                          <a:xfrm>
                            <a:off x="0" y="0"/>
                            <a:ext cx="180975" cy="200025"/>
                          </a:xfrm>
                          <a:prstGeom prst="rect">
                            <a:avLst/>
                          </a:prstGeom>
                          <a:noFill/>
                          <a:ln w="9525">
                            <a:noFill/>
                            <a:miter lim="800000"/>
                            <a:headEnd/>
                            <a:tailEnd/>
                          </a:ln>
                        </pic:spPr>
                      </pic:pic>
                    </a:graphicData>
                  </a:graphic>
                </wp:inline>
              </w:drawing>
            </w:r>
          </w:p>
        </w:tc>
        <w:tc>
          <w:tcPr>
            <w:tcW w:w="371"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52400" cy="180975"/>
                  <wp:effectExtent l="19050" t="0" r="0" b="0"/>
                  <wp:docPr id="37" name="Picture 37" descr="P%20Farsi%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20Farsi%209"/>
                          <pic:cNvPicPr>
                            <a:picLocks noChangeAspect="1" noChangeArrowheads="1"/>
                          </pic:cNvPicPr>
                        </pic:nvPicPr>
                        <pic:blipFill>
                          <a:blip r:embed="rId19">
                            <a:grayscl/>
                          </a:blip>
                          <a:srcRect/>
                          <a:stretch>
                            <a:fillRect/>
                          </a:stretch>
                        </pic:blipFill>
                        <pic:spPr bwMode="auto">
                          <a:xfrm>
                            <a:off x="0" y="0"/>
                            <a:ext cx="152400" cy="180975"/>
                          </a:xfrm>
                          <a:prstGeom prst="rect">
                            <a:avLst/>
                          </a:prstGeom>
                          <a:noFill/>
                          <a:ln w="9525">
                            <a:noFill/>
                            <a:miter lim="800000"/>
                            <a:headEnd/>
                            <a:tailEnd/>
                          </a:ln>
                        </pic:spPr>
                      </pic:pic>
                    </a:graphicData>
                  </a:graphic>
                </wp:inline>
              </w:drawing>
            </w:r>
          </w:p>
        </w:tc>
      </w:tr>
      <w:tr w:rsidR="009E6C50" w:rsidRPr="00E84E24" w:rsidTr="009E6C50">
        <w:trPr>
          <w:trHeight w:val="408"/>
          <w:jc w:val="center"/>
        </w:trPr>
        <w:tc>
          <w:tcPr>
            <w:tcW w:w="1098" w:type="dxa"/>
            <w:vAlign w:val="center"/>
          </w:tcPr>
          <w:p w:rsidR="009E6C50" w:rsidRPr="00E84E24" w:rsidRDefault="009E6C50" w:rsidP="00FC7497">
            <w:pPr>
              <w:jc w:val="both"/>
              <w:rPr>
                <w:sz w:val="8"/>
                <w:szCs w:val="16"/>
              </w:rPr>
            </w:pPr>
            <w:r w:rsidRPr="00E84E24">
              <w:rPr>
                <w:sz w:val="8"/>
                <w:szCs w:val="16"/>
              </w:rPr>
              <w:t>Typical Handwritten</w:t>
            </w:r>
          </w:p>
        </w:tc>
        <w:tc>
          <w:tcPr>
            <w:tcW w:w="370"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52400" cy="152400"/>
                  <wp:effectExtent l="19050" t="0" r="0" b="0"/>
                  <wp:docPr id="1" name="Picture 38" descr="H%20Farsi%200%20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20Farsi%200%20other"/>
                          <pic:cNvPicPr>
                            <a:picLocks noChangeAspect="1" noChangeArrowheads="1"/>
                          </pic:cNvPicPr>
                        </pic:nvPicPr>
                        <pic:blipFill>
                          <a:blip r:embed="rId20">
                            <a:grayscl/>
                          </a:blip>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370"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23825" cy="190500"/>
                  <wp:effectExtent l="19050" t="0" r="9525" b="0"/>
                  <wp:docPr id="39" name="Picture 39" descr="H%20Farsi%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20Farsi%201"/>
                          <pic:cNvPicPr>
                            <a:picLocks noChangeAspect="1" noChangeArrowheads="1"/>
                          </pic:cNvPicPr>
                        </pic:nvPicPr>
                        <pic:blipFill>
                          <a:blip r:embed="rId21">
                            <a:grayscl/>
                          </a:blip>
                          <a:srcRect/>
                          <a:stretch>
                            <a:fillRect/>
                          </a:stretch>
                        </pic:blipFill>
                        <pic:spPr bwMode="auto">
                          <a:xfrm>
                            <a:off x="0" y="0"/>
                            <a:ext cx="123825" cy="190500"/>
                          </a:xfrm>
                          <a:prstGeom prst="rect">
                            <a:avLst/>
                          </a:prstGeom>
                          <a:noFill/>
                          <a:ln w="9525">
                            <a:noFill/>
                            <a:miter lim="800000"/>
                            <a:headEnd/>
                            <a:tailEnd/>
                          </a:ln>
                        </pic:spPr>
                      </pic:pic>
                    </a:graphicData>
                  </a:graphic>
                </wp:inline>
              </w:drawing>
            </w:r>
          </w:p>
        </w:tc>
        <w:tc>
          <w:tcPr>
            <w:tcW w:w="370"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23825" cy="123825"/>
                  <wp:effectExtent l="19050" t="0" r="9525" b="0"/>
                  <wp:docPr id="40" name="Picture 40" descr="H%20Arabic%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20Arabic%202"/>
                          <pic:cNvPicPr>
                            <a:picLocks noChangeAspect="1" noChangeArrowheads="1"/>
                          </pic:cNvPicPr>
                        </pic:nvPicPr>
                        <pic:blipFill>
                          <a:blip r:embed="rId22">
                            <a:grayscl/>
                          </a:blip>
                          <a:srcRect/>
                          <a:stretch>
                            <a:fillRect/>
                          </a:stretch>
                        </pic:blipFill>
                        <pic:spPr bwMode="auto">
                          <a:xfrm>
                            <a:off x="0" y="0"/>
                            <a:ext cx="123825" cy="123825"/>
                          </a:xfrm>
                          <a:prstGeom prst="rect">
                            <a:avLst/>
                          </a:prstGeom>
                          <a:noFill/>
                          <a:ln w="9525">
                            <a:noFill/>
                            <a:miter lim="800000"/>
                            <a:headEnd/>
                            <a:tailEnd/>
                          </a:ln>
                        </pic:spPr>
                      </pic:pic>
                    </a:graphicData>
                  </a:graphic>
                </wp:inline>
              </w:drawing>
            </w:r>
          </w:p>
        </w:tc>
        <w:tc>
          <w:tcPr>
            <w:tcW w:w="370"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23825" cy="142875"/>
                  <wp:effectExtent l="19050" t="0" r="9525" b="0"/>
                  <wp:docPr id="41" name="Picture 41" descr="H%20Arabic%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20Arabic%203"/>
                          <pic:cNvPicPr>
                            <a:picLocks noChangeAspect="1" noChangeArrowheads="1"/>
                          </pic:cNvPicPr>
                        </pic:nvPicPr>
                        <pic:blipFill>
                          <a:blip r:embed="rId23">
                            <a:grayscl/>
                          </a:blip>
                          <a:srcRect/>
                          <a:stretch>
                            <a:fillRect/>
                          </a:stretch>
                        </pic:blipFill>
                        <pic:spPr bwMode="auto">
                          <a:xfrm>
                            <a:off x="0" y="0"/>
                            <a:ext cx="123825" cy="142875"/>
                          </a:xfrm>
                          <a:prstGeom prst="rect">
                            <a:avLst/>
                          </a:prstGeom>
                          <a:noFill/>
                          <a:ln w="9525">
                            <a:noFill/>
                            <a:miter lim="800000"/>
                            <a:headEnd/>
                            <a:tailEnd/>
                          </a:ln>
                        </pic:spPr>
                      </pic:pic>
                    </a:graphicData>
                  </a:graphic>
                </wp:inline>
              </w:drawing>
            </w:r>
          </w:p>
        </w:tc>
        <w:tc>
          <w:tcPr>
            <w:tcW w:w="370"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33350" cy="161925"/>
                  <wp:effectExtent l="19050" t="0" r="0" b="0"/>
                  <wp:docPr id="42" name="Picture 42" descr="H%20Arabic%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20Arabic%204"/>
                          <pic:cNvPicPr>
                            <a:picLocks noChangeAspect="1" noChangeArrowheads="1"/>
                          </pic:cNvPicPr>
                        </pic:nvPicPr>
                        <pic:blipFill>
                          <a:blip r:embed="rId24">
                            <a:grayscl/>
                          </a:blip>
                          <a:srcRect/>
                          <a:stretch>
                            <a:fillRect/>
                          </a:stretch>
                        </pic:blipFill>
                        <pic:spPr bwMode="auto">
                          <a:xfrm>
                            <a:off x="0" y="0"/>
                            <a:ext cx="133350" cy="161925"/>
                          </a:xfrm>
                          <a:prstGeom prst="rect">
                            <a:avLst/>
                          </a:prstGeom>
                          <a:noFill/>
                          <a:ln w="9525">
                            <a:noFill/>
                            <a:miter lim="800000"/>
                            <a:headEnd/>
                            <a:tailEnd/>
                          </a:ln>
                        </pic:spPr>
                      </pic:pic>
                    </a:graphicData>
                  </a:graphic>
                </wp:inline>
              </w:drawing>
            </w:r>
          </w:p>
        </w:tc>
        <w:tc>
          <w:tcPr>
            <w:tcW w:w="370"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42875" cy="123825"/>
                  <wp:effectExtent l="19050" t="0" r="9525" b="0"/>
                  <wp:docPr id="43" name="Picture 43" descr="H%20Arabic%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20Arabic%205"/>
                          <pic:cNvPicPr>
                            <a:picLocks noChangeAspect="1" noChangeArrowheads="1"/>
                          </pic:cNvPicPr>
                        </pic:nvPicPr>
                        <pic:blipFill>
                          <a:blip r:embed="rId25">
                            <a:grayscl/>
                          </a:blip>
                          <a:srcRect/>
                          <a:stretch>
                            <a:fillRect/>
                          </a:stretch>
                        </pic:blipFill>
                        <pic:spPr bwMode="auto">
                          <a:xfrm>
                            <a:off x="0" y="0"/>
                            <a:ext cx="142875" cy="123825"/>
                          </a:xfrm>
                          <a:prstGeom prst="rect">
                            <a:avLst/>
                          </a:prstGeom>
                          <a:noFill/>
                          <a:ln w="9525">
                            <a:noFill/>
                            <a:miter lim="800000"/>
                            <a:headEnd/>
                            <a:tailEnd/>
                          </a:ln>
                        </pic:spPr>
                      </pic:pic>
                    </a:graphicData>
                  </a:graphic>
                </wp:inline>
              </w:drawing>
            </w:r>
          </w:p>
        </w:tc>
        <w:tc>
          <w:tcPr>
            <w:tcW w:w="370"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33350" cy="152400"/>
                  <wp:effectExtent l="19050" t="0" r="0" b="0"/>
                  <wp:docPr id="44" name="Picture 44" descr="H%20Arabic%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20Arabic%206"/>
                          <pic:cNvPicPr>
                            <a:picLocks noChangeAspect="1" noChangeArrowheads="1"/>
                          </pic:cNvPicPr>
                        </pic:nvPicPr>
                        <pic:blipFill>
                          <a:blip r:embed="rId26">
                            <a:grayscl/>
                          </a:blip>
                          <a:srcRect/>
                          <a:stretch>
                            <a:fillRect/>
                          </a:stretch>
                        </pic:blipFill>
                        <pic:spPr bwMode="auto">
                          <a:xfrm>
                            <a:off x="0" y="0"/>
                            <a:ext cx="133350" cy="152400"/>
                          </a:xfrm>
                          <a:prstGeom prst="rect">
                            <a:avLst/>
                          </a:prstGeom>
                          <a:noFill/>
                          <a:ln w="9525">
                            <a:noFill/>
                            <a:miter lim="800000"/>
                            <a:headEnd/>
                            <a:tailEnd/>
                          </a:ln>
                        </pic:spPr>
                      </pic:pic>
                    </a:graphicData>
                  </a:graphic>
                </wp:inline>
              </w:drawing>
            </w:r>
          </w:p>
        </w:tc>
        <w:tc>
          <w:tcPr>
            <w:tcW w:w="370"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23825" cy="142875"/>
                  <wp:effectExtent l="19050" t="0" r="9525" b="0"/>
                  <wp:docPr id="2" name="Picture 45" descr="H%20Arabic%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20Arabic%207"/>
                          <pic:cNvPicPr>
                            <a:picLocks noChangeAspect="1" noChangeArrowheads="1"/>
                          </pic:cNvPicPr>
                        </pic:nvPicPr>
                        <pic:blipFill>
                          <a:blip r:embed="rId27"/>
                          <a:srcRect/>
                          <a:stretch>
                            <a:fillRect/>
                          </a:stretch>
                        </pic:blipFill>
                        <pic:spPr bwMode="auto">
                          <a:xfrm>
                            <a:off x="0" y="0"/>
                            <a:ext cx="123825" cy="142875"/>
                          </a:xfrm>
                          <a:prstGeom prst="rect">
                            <a:avLst/>
                          </a:prstGeom>
                          <a:noFill/>
                          <a:ln w="9525">
                            <a:noFill/>
                            <a:miter lim="800000"/>
                            <a:headEnd/>
                            <a:tailEnd/>
                          </a:ln>
                        </pic:spPr>
                      </pic:pic>
                    </a:graphicData>
                  </a:graphic>
                </wp:inline>
              </w:drawing>
            </w:r>
          </w:p>
        </w:tc>
        <w:tc>
          <w:tcPr>
            <w:tcW w:w="370"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14300" cy="133350"/>
                  <wp:effectExtent l="19050" t="0" r="0" b="0"/>
                  <wp:docPr id="24" name="Picture 46" descr="H%20Arabic%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20Arabic%208"/>
                          <pic:cNvPicPr>
                            <a:picLocks noChangeAspect="1" noChangeArrowheads="1"/>
                          </pic:cNvPicPr>
                        </pic:nvPicPr>
                        <pic:blipFill>
                          <a:blip r:embed="rId28">
                            <a:grayscl/>
                          </a:blip>
                          <a:srcRect/>
                          <a:stretch>
                            <a:fillRect/>
                          </a:stretch>
                        </pic:blipFill>
                        <pic:spPr bwMode="auto">
                          <a:xfrm>
                            <a:off x="0" y="0"/>
                            <a:ext cx="114300" cy="133350"/>
                          </a:xfrm>
                          <a:prstGeom prst="rect">
                            <a:avLst/>
                          </a:prstGeom>
                          <a:noFill/>
                          <a:ln w="9525">
                            <a:noFill/>
                            <a:miter lim="800000"/>
                            <a:headEnd/>
                            <a:tailEnd/>
                          </a:ln>
                        </pic:spPr>
                      </pic:pic>
                    </a:graphicData>
                  </a:graphic>
                </wp:inline>
              </w:drawing>
            </w:r>
          </w:p>
        </w:tc>
        <w:tc>
          <w:tcPr>
            <w:tcW w:w="371"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33350" cy="142875"/>
                  <wp:effectExtent l="19050" t="0" r="0" b="0"/>
                  <wp:docPr id="25" name="Picture 47" descr="H%20Arabi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20Arabic%209"/>
                          <pic:cNvPicPr>
                            <a:picLocks noChangeAspect="1" noChangeArrowheads="1"/>
                          </pic:cNvPicPr>
                        </pic:nvPicPr>
                        <pic:blipFill>
                          <a:blip r:embed="rId29">
                            <a:grayscl/>
                          </a:blip>
                          <a:srcRect/>
                          <a:stretch>
                            <a:fillRect/>
                          </a:stretch>
                        </pic:blipFill>
                        <pic:spPr bwMode="auto">
                          <a:xfrm>
                            <a:off x="0" y="0"/>
                            <a:ext cx="133350" cy="142875"/>
                          </a:xfrm>
                          <a:prstGeom prst="rect">
                            <a:avLst/>
                          </a:prstGeom>
                          <a:noFill/>
                          <a:ln w="9525">
                            <a:noFill/>
                            <a:miter lim="800000"/>
                            <a:headEnd/>
                            <a:tailEnd/>
                          </a:ln>
                        </pic:spPr>
                      </pic:pic>
                    </a:graphicData>
                  </a:graphic>
                </wp:inline>
              </w:drawing>
            </w:r>
          </w:p>
        </w:tc>
      </w:tr>
      <w:tr w:rsidR="009E6C50" w:rsidRPr="00E84E24" w:rsidTr="009E6C50">
        <w:trPr>
          <w:trHeight w:val="408"/>
          <w:jc w:val="center"/>
        </w:trPr>
        <w:tc>
          <w:tcPr>
            <w:tcW w:w="1098" w:type="dxa"/>
            <w:vAlign w:val="center"/>
          </w:tcPr>
          <w:p w:rsidR="009E6C50" w:rsidRPr="00E84E24" w:rsidRDefault="009E6C50" w:rsidP="00FC7497">
            <w:pPr>
              <w:jc w:val="both"/>
              <w:rPr>
                <w:sz w:val="8"/>
                <w:szCs w:val="16"/>
              </w:rPr>
            </w:pPr>
            <w:r w:rsidRPr="00E84E24">
              <w:rPr>
                <w:sz w:val="8"/>
                <w:szCs w:val="16"/>
              </w:rPr>
              <w:t>Other Writing Style</w:t>
            </w:r>
          </w:p>
        </w:tc>
        <w:tc>
          <w:tcPr>
            <w:tcW w:w="370" w:type="dxa"/>
            <w:vAlign w:val="center"/>
          </w:tcPr>
          <w:p w:rsidR="009E6C50" w:rsidRPr="00E84E24" w:rsidRDefault="009E6C50" w:rsidP="00FC7497">
            <w:pPr>
              <w:jc w:val="both"/>
              <w:rPr>
                <w:sz w:val="8"/>
                <w:szCs w:val="8"/>
              </w:rPr>
            </w:pPr>
            <w:r w:rsidRPr="00E84E24">
              <w:rPr>
                <w:sz w:val="8"/>
                <w:szCs w:val="8"/>
              </w:rPr>
              <w:t>--</w:t>
            </w:r>
          </w:p>
        </w:tc>
        <w:tc>
          <w:tcPr>
            <w:tcW w:w="370" w:type="dxa"/>
            <w:vAlign w:val="center"/>
          </w:tcPr>
          <w:p w:rsidR="009E6C50" w:rsidRPr="00E84E24" w:rsidRDefault="009E6C50" w:rsidP="00FC7497">
            <w:pPr>
              <w:jc w:val="both"/>
              <w:rPr>
                <w:sz w:val="8"/>
                <w:szCs w:val="16"/>
              </w:rPr>
            </w:pPr>
            <w:r w:rsidRPr="00E84E24">
              <w:rPr>
                <w:sz w:val="8"/>
                <w:szCs w:val="16"/>
              </w:rPr>
              <w:t>--</w:t>
            </w:r>
          </w:p>
        </w:tc>
        <w:tc>
          <w:tcPr>
            <w:tcW w:w="370" w:type="dxa"/>
            <w:vAlign w:val="center"/>
          </w:tcPr>
          <w:p w:rsidR="009E6C50" w:rsidRPr="00E84E24" w:rsidRDefault="009E6C50" w:rsidP="00FC7497">
            <w:pPr>
              <w:jc w:val="both"/>
              <w:rPr>
                <w:sz w:val="8"/>
                <w:szCs w:val="16"/>
              </w:rPr>
            </w:pPr>
            <w:r w:rsidRPr="00E84E24">
              <w:rPr>
                <w:sz w:val="8"/>
                <w:szCs w:val="16"/>
              </w:rPr>
              <w:t>--</w:t>
            </w:r>
          </w:p>
        </w:tc>
        <w:tc>
          <w:tcPr>
            <w:tcW w:w="370" w:type="dxa"/>
            <w:vAlign w:val="center"/>
          </w:tcPr>
          <w:p w:rsidR="009E6C50" w:rsidRPr="00E84E24" w:rsidRDefault="009E6C50" w:rsidP="00FC7497">
            <w:pPr>
              <w:jc w:val="both"/>
              <w:rPr>
                <w:rFonts w:eastAsia="SimSun"/>
                <w:sz w:val="16"/>
                <w:szCs w:val="16"/>
              </w:rPr>
            </w:pPr>
            <w:r w:rsidRPr="00E84E24">
              <w:rPr>
                <w:rFonts w:eastAsia="SimSun"/>
                <w:noProof/>
                <w:sz w:val="16"/>
                <w:szCs w:val="16"/>
              </w:rPr>
              <w:drawing>
                <wp:inline distT="0" distB="0" distL="0" distR="0">
                  <wp:extent cx="142875" cy="161925"/>
                  <wp:effectExtent l="19050" t="0" r="9525" b="0"/>
                  <wp:docPr id="26" name="Picture 48" descr="H%20Arabic%203%20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20Arabic%203%20other"/>
                          <pic:cNvPicPr>
                            <a:picLocks noChangeAspect="1" noChangeArrowheads="1"/>
                          </pic:cNvPicPr>
                        </pic:nvPicPr>
                        <pic:blipFill>
                          <a:blip r:embed="rId30">
                            <a:grayscl/>
                          </a:blip>
                          <a:srcRect/>
                          <a:stretch>
                            <a:fillRect/>
                          </a:stretch>
                        </pic:blipFill>
                        <pic:spPr bwMode="auto">
                          <a:xfrm>
                            <a:off x="0" y="0"/>
                            <a:ext cx="142875" cy="161925"/>
                          </a:xfrm>
                          <a:prstGeom prst="rect">
                            <a:avLst/>
                          </a:prstGeom>
                          <a:noFill/>
                          <a:ln w="9525">
                            <a:noFill/>
                            <a:miter lim="800000"/>
                            <a:headEnd/>
                            <a:tailEnd/>
                          </a:ln>
                        </pic:spPr>
                      </pic:pic>
                    </a:graphicData>
                  </a:graphic>
                </wp:inline>
              </w:drawing>
            </w:r>
          </w:p>
        </w:tc>
        <w:tc>
          <w:tcPr>
            <w:tcW w:w="370" w:type="dxa"/>
            <w:vAlign w:val="center"/>
          </w:tcPr>
          <w:p w:rsidR="009E6C50" w:rsidRPr="00E84E24" w:rsidRDefault="009E6C50" w:rsidP="00FC7497">
            <w:pPr>
              <w:jc w:val="both"/>
              <w:rPr>
                <w:sz w:val="8"/>
                <w:szCs w:val="16"/>
              </w:rPr>
            </w:pPr>
            <w:r w:rsidRPr="00E84E24">
              <w:rPr>
                <w:sz w:val="8"/>
                <w:szCs w:val="16"/>
              </w:rPr>
              <w:t>--</w:t>
            </w:r>
          </w:p>
        </w:tc>
        <w:tc>
          <w:tcPr>
            <w:tcW w:w="370" w:type="dxa"/>
            <w:vAlign w:val="center"/>
          </w:tcPr>
          <w:p w:rsidR="009E6C50" w:rsidRPr="00E84E24" w:rsidRDefault="009E6C50" w:rsidP="00FC7497">
            <w:pPr>
              <w:jc w:val="both"/>
              <w:rPr>
                <w:sz w:val="8"/>
                <w:szCs w:val="16"/>
              </w:rPr>
            </w:pPr>
            <w:r w:rsidRPr="00E84E24">
              <w:rPr>
                <w:sz w:val="8"/>
                <w:szCs w:val="16"/>
              </w:rPr>
              <w:t>--</w:t>
            </w:r>
          </w:p>
        </w:tc>
        <w:tc>
          <w:tcPr>
            <w:tcW w:w="370" w:type="dxa"/>
            <w:vAlign w:val="center"/>
          </w:tcPr>
          <w:p w:rsidR="009E6C50" w:rsidRPr="00E84E24" w:rsidRDefault="009E6C50" w:rsidP="00FC7497">
            <w:pPr>
              <w:jc w:val="both"/>
              <w:rPr>
                <w:sz w:val="8"/>
                <w:szCs w:val="16"/>
              </w:rPr>
            </w:pPr>
            <w:r w:rsidRPr="00E84E24">
              <w:rPr>
                <w:sz w:val="8"/>
                <w:szCs w:val="16"/>
              </w:rPr>
              <w:t>--</w:t>
            </w:r>
          </w:p>
        </w:tc>
        <w:tc>
          <w:tcPr>
            <w:tcW w:w="370" w:type="dxa"/>
            <w:vAlign w:val="center"/>
          </w:tcPr>
          <w:p w:rsidR="009E6C50" w:rsidRPr="00E84E24" w:rsidRDefault="009E6C50" w:rsidP="00FC7497">
            <w:pPr>
              <w:jc w:val="both"/>
              <w:rPr>
                <w:sz w:val="8"/>
                <w:szCs w:val="16"/>
              </w:rPr>
            </w:pPr>
            <w:r w:rsidRPr="00E84E24">
              <w:rPr>
                <w:sz w:val="8"/>
                <w:szCs w:val="16"/>
              </w:rPr>
              <w:t>--</w:t>
            </w:r>
          </w:p>
        </w:tc>
        <w:tc>
          <w:tcPr>
            <w:tcW w:w="370" w:type="dxa"/>
            <w:vAlign w:val="center"/>
          </w:tcPr>
          <w:p w:rsidR="009E6C50" w:rsidRPr="00E84E24" w:rsidRDefault="009E6C50" w:rsidP="00FC7497">
            <w:pPr>
              <w:jc w:val="both"/>
              <w:rPr>
                <w:sz w:val="8"/>
                <w:szCs w:val="16"/>
              </w:rPr>
            </w:pPr>
            <w:r w:rsidRPr="00E84E24">
              <w:rPr>
                <w:sz w:val="8"/>
                <w:szCs w:val="16"/>
              </w:rPr>
              <w:t>--</w:t>
            </w:r>
          </w:p>
        </w:tc>
        <w:tc>
          <w:tcPr>
            <w:tcW w:w="371" w:type="dxa"/>
            <w:vAlign w:val="center"/>
          </w:tcPr>
          <w:p w:rsidR="009E6C50" w:rsidRPr="00E84E24" w:rsidRDefault="009E6C50" w:rsidP="00FC7497">
            <w:pPr>
              <w:jc w:val="both"/>
              <w:rPr>
                <w:sz w:val="8"/>
                <w:szCs w:val="16"/>
              </w:rPr>
            </w:pPr>
            <w:r w:rsidRPr="00E84E24">
              <w:rPr>
                <w:sz w:val="8"/>
                <w:szCs w:val="16"/>
              </w:rPr>
              <w:t>--</w:t>
            </w:r>
          </w:p>
        </w:tc>
      </w:tr>
    </w:tbl>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p w:rsidR="00BF32F9" w:rsidRPr="00E84E24" w:rsidRDefault="00BF32F9" w:rsidP="00FC7497">
      <w:pPr>
        <w:tabs>
          <w:tab w:val="center" w:pos="4800"/>
          <w:tab w:val="right" w:pos="9500"/>
        </w:tabs>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b/>
          <w:bCs/>
          <w:noProof/>
        </w:rPr>
        <w:t xml:space="preserve">2 </w:t>
      </w:r>
      <w:bookmarkStart w:id="1" w:name="GrindEQpgref4d7d314e2"/>
      <w:bookmarkEnd w:id="1"/>
      <w:r w:rsidRPr="00E84E24">
        <w:rPr>
          <w:b/>
          <w:bCs/>
          <w:noProof/>
        </w:rPr>
        <w:t>Arabic On-line Digits Dataset : AOD</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p w:rsidR="00BF32F9" w:rsidRPr="00E84E24" w:rsidRDefault="00BF32F9" w:rsidP="00E84E24">
      <w:pPr>
        <w:tabs>
          <w:tab w:val="center" w:pos="4800"/>
          <w:tab w:val="right" w:pos="9500"/>
        </w:tabs>
        <w:ind w:firstLine="720"/>
        <w:jc w:val="both"/>
        <w:rPr>
          <w:noProof/>
          <w:sz w:val="20"/>
          <w:szCs w:val="20"/>
        </w:rPr>
      </w:pPr>
      <w:r w:rsidRPr="00E84E24">
        <w:rPr>
          <w:noProof/>
          <w:sz w:val="20"/>
          <w:szCs w:val="20"/>
        </w:rPr>
        <w:t xml:space="preserve">Even though there are Arabic character datasets [9, 3], there is no large on-line Arabic Digits dataset. Therefore, we collected a large Arabic on-line digit dataset (AOD). To ensure including different writing styles, the database was gathered from 300 writers varying over different age groups with more than 75% in the age group between 20 and 35. Our youngest writer is 11 years old and our oldest is 70 years old. More than 90% are right handed and around 60% of the writers are females. Each writer was asked to write an average of 10 sample per digit with no constraints on the number of strokes for each digits or the writing style in orientation or size. We collected 30,000 samples which means 300 sample per digit. The data set was collected using DigiMemo </w:t>
      </w:r>
      <w:r w:rsidRPr="00E84E24">
        <w:rPr>
          <w:noProof/>
          <w:position w:val="-6"/>
          <w:sz w:val="20"/>
          <w:szCs w:val="20"/>
        </w:rPr>
        <w:object w:dxaOrig="840" w:dyaOrig="279">
          <v:shape id="_x0000_i1027" type="#_x0000_t75" style="width:41.95pt;height:13.75pt" o:ole="">
            <v:imagedata r:id="rId31" o:title=""/>
          </v:shape>
          <o:OLEObject Type="Embed" ProgID="Equation.DSMT4" ShapeID="_x0000_i1027" DrawAspect="Content" ObjectID="_1361564290" r:id="rId32"/>
        </w:object>
      </w:r>
      <w:r w:rsidRPr="00E84E24">
        <w:rPr>
          <w:noProof/>
          <w:sz w:val="20"/>
          <w:szCs w:val="20"/>
        </w:rPr>
        <w:t xml:space="preserve"> Inch on-line dataset. Then each digit is labeled and the ground truth data is stored along with the strokes information. The AOD is intended to be a benchmark for online Arabic handwritten digits recognition research and, henceforth, we have made it available for free at: http://code.google</w:t>
      </w:r>
      <w:r w:rsidR="00E84E24" w:rsidRPr="00E84E24">
        <w:rPr>
          <w:noProof/>
          <w:sz w:val="20"/>
          <w:szCs w:val="20"/>
        </w:rPr>
        <w:t>.com/p/auc-recognition/wiki/AOD</w:t>
      </w:r>
    </w:p>
    <w:p w:rsidR="00BF32F9" w:rsidRPr="00E84E24" w:rsidRDefault="00BF32F9" w:rsidP="00FC7497">
      <w:pPr>
        <w:tabs>
          <w:tab w:val="center" w:pos="4800"/>
          <w:tab w:val="right" w:pos="9500"/>
        </w:tabs>
        <w:ind w:firstLine="720"/>
        <w:jc w:val="both"/>
        <w:rPr>
          <w:noProof/>
          <w:sz w:val="20"/>
          <w:szCs w:val="20"/>
        </w:rPr>
      </w:pPr>
      <w:r w:rsidRPr="00E84E24">
        <w:rPr>
          <w:b/>
          <w:bCs/>
          <w:noProof/>
        </w:rPr>
        <w:t xml:space="preserve">3  </w:t>
      </w:r>
      <w:bookmarkStart w:id="2" w:name="GrindEQpgref4d7d314e3"/>
      <w:bookmarkEnd w:id="2"/>
      <w:r w:rsidRPr="00E84E24">
        <w:rPr>
          <w:b/>
          <w:bCs/>
          <w:noProof/>
        </w:rPr>
        <w:t>Pre Processing</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Due to Irregular movement of the hand, and the inaccuracy of the digitalization process, the pre-processing step is crucial for the rest of the system. Pre-processing goes through two stages: Re-sampling and smoothing.</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b/>
          <w:bCs/>
          <w:noProof/>
          <w:sz w:val="22"/>
          <w:szCs w:val="22"/>
        </w:rPr>
        <w:t xml:space="preserve">3.1  </w:t>
      </w:r>
      <w:bookmarkStart w:id="3" w:name="GrindEQpgref4d7d314e4"/>
      <w:bookmarkEnd w:id="3"/>
      <w:r w:rsidRPr="00E84E24">
        <w:rPr>
          <w:b/>
          <w:bCs/>
          <w:noProof/>
          <w:sz w:val="22"/>
          <w:szCs w:val="22"/>
        </w:rPr>
        <w:t>Resampling</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Linear interpolation[11] is used to solve the problem of irregularity in the distribution of points and large distances between consecutive points, as shown in Fig 1.</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9E6C50" w:rsidP="00FC7497">
      <w:pPr>
        <w:tabs>
          <w:tab w:val="center" w:pos="4800"/>
          <w:tab w:val="right" w:pos="9500"/>
        </w:tabs>
        <w:ind w:firstLine="720"/>
        <w:jc w:val="center"/>
        <w:rPr>
          <w:noProof/>
          <w:sz w:val="20"/>
          <w:szCs w:val="20"/>
        </w:rPr>
      </w:pPr>
      <w:r w:rsidRPr="00E84E24">
        <w:rPr>
          <w:noProof/>
          <w:sz w:val="20"/>
          <w:szCs w:val="20"/>
        </w:rPr>
        <w:lastRenderedPageBreak/>
        <w:drawing>
          <wp:inline distT="0" distB="0" distL="0" distR="0">
            <wp:extent cx="1189548" cy="605667"/>
            <wp:effectExtent l="19050" t="0" r="0" b="0"/>
            <wp:docPr id="27" name="Picture 29" descr="C:\Users\Hany\Desktop\New folder\gigit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Hany\Desktop\New folder\gigits\4.JPG"/>
                    <pic:cNvPicPr>
                      <a:picLocks noChangeAspect="1" noChangeArrowheads="1"/>
                    </pic:cNvPicPr>
                  </pic:nvPicPr>
                  <pic:blipFill>
                    <a:blip r:embed="rId33"/>
                    <a:srcRect/>
                    <a:stretch>
                      <a:fillRect/>
                    </a:stretch>
                  </pic:blipFill>
                  <pic:spPr bwMode="auto">
                    <a:xfrm>
                      <a:off x="0" y="0"/>
                      <a:ext cx="1190292" cy="606046"/>
                    </a:xfrm>
                    <a:prstGeom prst="rect">
                      <a:avLst/>
                    </a:prstGeom>
                    <a:noFill/>
                    <a:ln w="9525">
                      <a:noFill/>
                      <a:miter lim="800000"/>
                      <a:headEnd/>
                      <a:tailEnd/>
                    </a:ln>
                  </pic:spPr>
                </pic:pic>
              </a:graphicData>
            </a:graphic>
          </wp:inline>
        </w:drawing>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Figure  1: Digit four (a) Before Before resampling (B) After resampling</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We noticed that some writers move their hands up while writing the digit which mean more than one stroke in a digit, so we need to group these stokes together then concatenate the strokes into a continuous flow,as shown in Fig. 2.</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9E6C50" w:rsidP="00FC7497">
      <w:pPr>
        <w:tabs>
          <w:tab w:val="center" w:pos="4800"/>
          <w:tab w:val="right" w:pos="9500"/>
        </w:tabs>
        <w:ind w:firstLine="720"/>
        <w:jc w:val="center"/>
        <w:rPr>
          <w:noProof/>
          <w:sz w:val="20"/>
          <w:szCs w:val="20"/>
        </w:rPr>
      </w:pPr>
      <w:r w:rsidRPr="00E84E24">
        <w:rPr>
          <w:noProof/>
          <w:sz w:val="20"/>
          <w:szCs w:val="20"/>
        </w:rPr>
        <w:drawing>
          <wp:inline distT="0" distB="0" distL="0" distR="0">
            <wp:extent cx="1273478" cy="603226"/>
            <wp:effectExtent l="19050" t="0" r="2872" b="0"/>
            <wp:docPr id="57" name="Picture 28" descr="C:\Users\Hany\Desktop\New folder\gigits\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Hany\Desktop\New folder\gigits\j.jpg"/>
                    <pic:cNvPicPr>
                      <a:picLocks noChangeAspect="1" noChangeArrowheads="1"/>
                    </pic:cNvPicPr>
                  </pic:nvPicPr>
                  <pic:blipFill>
                    <a:blip r:embed="rId34"/>
                    <a:srcRect/>
                    <a:stretch>
                      <a:fillRect/>
                    </a:stretch>
                  </pic:blipFill>
                  <pic:spPr bwMode="auto">
                    <a:xfrm>
                      <a:off x="0" y="0"/>
                      <a:ext cx="1276394" cy="604607"/>
                    </a:xfrm>
                    <a:prstGeom prst="rect">
                      <a:avLst/>
                    </a:prstGeom>
                    <a:noFill/>
                    <a:ln w="9525">
                      <a:noFill/>
                      <a:miter lim="800000"/>
                      <a:headEnd/>
                      <a:tailEnd/>
                    </a:ln>
                  </pic:spPr>
                </pic:pic>
              </a:graphicData>
            </a:graphic>
          </wp:inline>
        </w:drawing>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Figure  2: Linear interpolation concatenates the strokes of digit 7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As shown in Figure 2 , the linear interpolation solved the problem of more than one stroke in a digit . Another problem is writing more than one stroke in a digit and changing the direction of the writing flow in the second stroke , as shown in Fig 3. </w:t>
      </w:r>
    </w:p>
    <w:p w:rsidR="00BF32F9" w:rsidRPr="00E84E24" w:rsidRDefault="009E6C50" w:rsidP="00FC7497">
      <w:pPr>
        <w:tabs>
          <w:tab w:val="center" w:pos="4800"/>
          <w:tab w:val="right" w:pos="9500"/>
        </w:tabs>
        <w:ind w:firstLine="720"/>
        <w:jc w:val="center"/>
        <w:rPr>
          <w:noProof/>
          <w:sz w:val="20"/>
          <w:szCs w:val="20"/>
        </w:rPr>
      </w:pPr>
      <w:r w:rsidRPr="00E84E24">
        <w:rPr>
          <w:noProof/>
          <w:sz w:val="20"/>
          <w:szCs w:val="20"/>
        </w:rPr>
        <w:drawing>
          <wp:inline distT="0" distB="0" distL="0" distR="0">
            <wp:extent cx="1555308" cy="718508"/>
            <wp:effectExtent l="19050" t="0" r="6792" b="0"/>
            <wp:docPr id="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srcRect/>
                    <a:stretch>
                      <a:fillRect/>
                    </a:stretch>
                  </pic:blipFill>
                  <pic:spPr bwMode="auto">
                    <a:xfrm>
                      <a:off x="0" y="0"/>
                      <a:ext cx="1560677" cy="720989"/>
                    </a:xfrm>
                    <a:prstGeom prst="rect">
                      <a:avLst/>
                    </a:prstGeom>
                    <a:noFill/>
                    <a:ln w="9525">
                      <a:noFill/>
                      <a:miter lim="800000"/>
                      <a:headEnd/>
                      <a:tailEnd/>
                    </a:ln>
                  </pic:spPr>
                </pic:pic>
              </a:graphicData>
            </a:graphic>
          </wp:inline>
        </w:drawing>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Figure  3:  (a) Example of changing direction , (b) direct interpolation will deform the digit.</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The previous problem cannot be solved using interpolation directly , the first step to solve this problem is to locate the pen up and pen down location, the end and the start of the second stroke is tested to determine the direction of the stroke. If the user changed the writing direction of the second stroke; the points of the second stroke will be reversed before Interpolating the points,as shown in Fig 4.</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9E6C50" w:rsidP="00FC7497">
      <w:pPr>
        <w:tabs>
          <w:tab w:val="center" w:pos="4800"/>
          <w:tab w:val="right" w:pos="9500"/>
        </w:tabs>
        <w:ind w:firstLine="720"/>
        <w:jc w:val="center"/>
        <w:rPr>
          <w:noProof/>
          <w:sz w:val="20"/>
          <w:szCs w:val="20"/>
        </w:rPr>
      </w:pPr>
      <w:r w:rsidRPr="00E84E24">
        <w:rPr>
          <w:noProof/>
          <w:sz w:val="20"/>
          <w:szCs w:val="20"/>
        </w:rPr>
        <w:drawing>
          <wp:inline distT="0" distB="0" distL="0" distR="0">
            <wp:extent cx="1889263" cy="672950"/>
            <wp:effectExtent l="19050" t="0" r="0" b="0"/>
            <wp:docPr id="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srcRect/>
                    <a:stretch>
                      <a:fillRect/>
                    </a:stretch>
                  </pic:blipFill>
                  <pic:spPr bwMode="auto">
                    <a:xfrm>
                      <a:off x="0" y="0"/>
                      <a:ext cx="1903814" cy="678133"/>
                    </a:xfrm>
                    <a:prstGeom prst="rect">
                      <a:avLst/>
                    </a:prstGeom>
                    <a:noFill/>
                    <a:ln w="9525">
                      <a:noFill/>
                      <a:miter lim="800000"/>
                      <a:headEnd/>
                      <a:tailEnd/>
                    </a:ln>
                  </pic:spPr>
                </pic:pic>
              </a:graphicData>
            </a:graphic>
          </wp:inline>
        </w:drawing>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Figure  4: (a)Original (b) changing the direction , (c) interpolation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The resampling stage also adjusts the number of </w:t>
      </w:r>
      <w:r w:rsidRPr="00E84E24">
        <w:rPr>
          <w:noProof/>
          <w:position w:val="-10"/>
          <w:sz w:val="20"/>
          <w:szCs w:val="20"/>
        </w:rPr>
        <w:object w:dxaOrig="740" w:dyaOrig="320">
          <v:shape id="_x0000_i1028" type="#_x0000_t75" style="width:36.95pt;height:16.3pt" o:ole="">
            <v:imagedata r:id="rId37" o:title=""/>
          </v:shape>
          <o:OLEObject Type="Embed" ProgID="Equation.DSMT4" ShapeID="_x0000_i1028" DrawAspect="Content" ObjectID="_1361564291" r:id="rId38"/>
        </w:object>
      </w:r>
      <w:r w:rsidRPr="00E84E24">
        <w:rPr>
          <w:noProof/>
          <w:sz w:val="20"/>
          <w:szCs w:val="20"/>
        </w:rPr>
        <w:t xml:space="preserve"> points in each digit to a fixed number (70, empirically) for classification purposes.</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b/>
          <w:bCs/>
          <w:noProof/>
          <w:sz w:val="22"/>
          <w:szCs w:val="22"/>
        </w:rPr>
        <w:t xml:space="preserve">3.2  </w:t>
      </w:r>
      <w:bookmarkStart w:id="4" w:name="GrindEQpgref4d7d314e5"/>
      <w:bookmarkEnd w:id="4"/>
      <w:r w:rsidRPr="00E84E24">
        <w:rPr>
          <w:b/>
          <w:bCs/>
          <w:noProof/>
          <w:sz w:val="22"/>
          <w:szCs w:val="22"/>
        </w:rPr>
        <w:t>Smoothing</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To eliminate the noise, we perform smoothing using 5-point moving average algorithm [</w:t>
      </w:r>
      <w:r w:rsidR="009E6C50" w:rsidRPr="00E84E24">
        <w:rPr>
          <w:noProof/>
          <w:sz w:val="20"/>
          <w:szCs w:val="20"/>
        </w:rPr>
        <w:t xml:space="preserve"> 9</w:t>
      </w:r>
      <w:r w:rsidRPr="00E84E24">
        <w:rPr>
          <w:noProof/>
          <w:sz w:val="20"/>
          <w:szCs w:val="20"/>
        </w:rPr>
        <w:t xml:space="preserve">] as shown in Fig 4. </w:t>
      </w:r>
    </w:p>
    <w:p w:rsidR="00BF32F9" w:rsidRPr="00E84E24" w:rsidRDefault="009E6C50" w:rsidP="00FC7497">
      <w:pPr>
        <w:tabs>
          <w:tab w:val="center" w:pos="4800"/>
          <w:tab w:val="right" w:pos="9500"/>
        </w:tabs>
        <w:ind w:firstLine="720"/>
        <w:jc w:val="center"/>
        <w:rPr>
          <w:noProof/>
          <w:sz w:val="20"/>
          <w:szCs w:val="20"/>
        </w:rPr>
      </w:pPr>
      <w:r w:rsidRPr="00E84E24">
        <w:rPr>
          <w:noProof/>
          <w:sz w:val="20"/>
          <w:szCs w:val="20"/>
        </w:rPr>
        <w:lastRenderedPageBreak/>
        <w:drawing>
          <wp:inline distT="0" distB="0" distL="0" distR="0">
            <wp:extent cx="1364477" cy="604186"/>
            <wp:effectExtent l="19050" t="0" r="7123" b="0"/>
            <wp:docPr id="6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a:srcRect/>
                    <a:stretch>
                      <a:fillRect/>
                    </a:stretch>
                  </pic:blipFill>
                  <pic:spPr bwMode="auto">
                    <a:xfrm>
                      <a:off x="0" y="0"/>
                      <a:ext cx="1380246" cy="611168"/>
                    </a:xfrm>
                    <a:prstGeom prst="rect">
                      <a:avLst/>
                    </a:prstGeom>
                    <a:noFill/>
                    <a:ln w="9525">
                      <a:noFill/>
                      <a:miter lim="800000"/>
                      <a:headEnd/>
                      <a:tailEnd/>
                    </a:ln>
                  </pic:spPr>
                </pic:pic>
              </a:graphicData>
            </a:graphic>
          </wp:inline>
        </w:drawing>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Figure  5: Digit 8 (a) Output from resampling , (b) after smoothing</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p w:rsidR="00BF32F9" w:rsidRPr="00E84E24" w:rsidRDefault="00BF32F9" w:rsidP="00FC7497">
      <w:pPr>
        <w:tabs>
          <w:tab w:val="center" w:pos="4800"/>
          <w:tab w:val="right" w:pos="9500"/>
        </w:tabs>
        <w:ind w:firstLine="720"/>
        <w:jc w:val="both"/>
        <w:rPr>
          <w:noProof/>
          <w:sz w:val="20"/>
          <w:szCs w:val="20"/>
        </w:rPr>
      </w:pPr>
      <w:r w:rsidRPr="00E84E24">
        <w:rPr>
          <w:b/>
          <w:bCs/>
          <w:noProof/>
        </w:rPr>
        <w:t xml:space="preserve">4  </w:t>
      </w:r>
      <w:bookmarkStart w:id="5" w:name="GrindEQpgref4d7d314e6"/>
      <w:bookmarkEnd w:id="5"/>
      <w:r w:rsidRPr="00E84E24">
        <w:rPr>
          <w:b/>
          <w:bCs/>
          <w:noProof/>
        </w:rPr>
        <w:t>Feature Extraction</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Feature extraction is the most important factor in achieving a good recognition rate. After studying various feature extraction methods, we selected a mixed feature vector containing a variety of temporal and spatial features.</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b/>
          <w:bCs/>
          <w:noProof/>
          <w:sz w:val="22"/>
          <w:szCs w:val="22"/>
        </w:rPr>
        <w:t xml:space="preserve">4.1  </w:t>
      </w:r>
      <w:bookmarkStart w:id="6" w:name="GrindEQpgref4d7d314e7"/>
      <w:bookmarkEnd w:id="6"/>
      <w:r w:rsidRPr="00E84E24">
        <w:rPr>
          <w:b/>
          <w:bCs/>
          <w:noProof/>
          <w:sz w:val="22"/>
          <w:szCs w:val="22"/>
        </w:rPr>
        <w:t>Temporal Features</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The temporal features are feature based on the online information of the users input stroke. They are computed for each point in the user's pen path. Given the stroke is defined as </w:t>
      </w:r>
      <w:r w:rsidRPr="00E84E24">
        <w:rPr>
          <w:noProof/>
          <w:position w:val="-12"/>
          <w:sz w:val="20"/>
          <w:szCs w:val="20"/>
        </w:rPr>
        <w:object w:dxaOrig="2079" w:dyaOrig="360">
          <v:shape id="_x0000_i1029" type="#_x0000_t75" style="width:103.95pt;height:18.15pt" o:ole="">
            <v:imagedata r:id="rId40" o:title=""/>
          </v:shape>
          <o:OLEObject Type="Embed" ProgID="Equation.DSMT4" ShapeID="_x0000_i1029" DrawAspect="Content" ObjectID="_1361564292" r:id="rId41"/>
        </w:object>
      </w:r>
      <w:r w:rsidRPr="00E84E24">
        <w:rPr>
          <w:noProof/>
          <w:sz w:val="20"/>
          <w:szCs w:val="20"/>
        </w:rPr>
        <w:t xml:space="preserve">, </w:t>
      </w:r>
      <w:r w:rsidRPr="00E84E24">
        <w:rPr>
          <w:noProof/>
          <w:position w:val="-10"/>
          <w:sz w:val="20"/>
          <w:szCs w:val="20"/>
        </w:rPr>
        <w:object w:dxaOrig="1280" w:dyaOrig="320">
          <v:shape id="_x0000_i1030" type="#_x0000_t75" style="width:63.85pt;height:16.3pt" o:ole="">
            <v:imagedata r:id="rId42" o:title=""/>
          </v:shape>
          <o:OLEObject Type="Embed" ProgID="Equation.DSMT4" ShapeID="_x0000_i1030" DrawAspect="Content" ObjectID="_1361564293" r:id="rId43"/>
        </w:object>
      </w:r>
      <w:r w:rsidRPr="00E84E24">
        <w:rPr>
          <w:noProof/>
          <w:sz w:val="20"/>
          <w:szCs w:val="20"/>
        </w:rPr>
        <w:t xml:space="preserve">, where </w:t>
      </w:r>
      <w:r w:rsidRPr="00E84E24">
        <w:rPr>
          <w:noProof/>
          <w:position w:val="-12"/>
          <w:sz w:val="20"/>
          <w:szCs w:val="20"/>
        </w:rPr>
        <w:object w:dxaOrig="580" w:dyaOrig="360">
          <v:shape id="_x0000_i1031" type="#_x0000_t75" style="width:28.8pt;height:18.15pt" o:ole="">
            <v:imagedata r:id="rId44" o:title=""/>
          </v:shape>
          <o:OLEObject Type="Embed" ProgID="Equation.DSMT4" ShapeID="_x0000_i1031" DrawAspect="Content" ObjectID="_1361564294" r:id="rId45"/>
        </w:object>
      </w:r>
      <w:r w:rsidRPr="00E84E24">
        <w:rPr>
          <w:noProof/>
          <w:sz w:val="20"/>
          <w:szCs w:val="20"/>
        </w:rPr>
        <w:t xml:space="preserve"> is the point at instant </w:t>
      </w:r>
      <w:r w:rsidRPr="00E84E24">
        <w:rPr>
          <w:noProof/>
          <w:position w:val="-12"/>
          <w:sz w:val="20"/>
          <w:szCs w:val="20"/>
        </w:rPr>
        <w:object w:dxaOrig="220" w:dyaOrig="360">
          <v:shape id="_x0000_i1032" type="#_x0000_t75" style="width:11.25pt;height:18.15pt" o:ole="">
            <v:imagedata r:id="rId46" o:title=""/>
          </v:shape>
          <o:OLEObject Type="Embed" ProgID="Equation.DSMT4" ShapeID="_x0000_i1032" DrawAspect="Content" ObjectID="_1361564295" r:id="rId47"/>
        </w:object>
      </w:r>
      <w:r w:rsidRPr="00E84E24">
        <w:rPr>
          <w:noProof/>
          <w:sz w:val="20"/>
          <w:szCs w:val="20"/>
        </w:rPr>
        <w:t xml:space="preserve"> and </w:t>
      </w:r>
      <w:r w:rsidRPr="00E84E24">
        <w:rPr>
          <w:noProof/>
          <w:position w:val="-6"/>
          <w:sz w:val="20"/>
          <w:szCs w:val="20"/>
        </w:rPr>
        <w:object w:dxaOrig="300" w:dyaOrig="279">
          <v:shape id="_x0000_i1033" type="#_x0000_t75" style="width:15.05pt;height:13.75pt" o:ole="">
            <v:imagedata r:id="rId48" o:title=""/>
          </v:shape>
          <o:OLEObject Type="Embed" ProgID="Equation.DSMT4" ShapeID="_x0000_i1033" DrawAspect="Content" ObjectID="_1361564296" r:id="rId49"/>
        </w:object>
      </w:r>
      <w:r w:rsidRPr="00E84E24">
        <w:rPr>
          <w:noProof/>
          <w:sz w:val="20"/>
          <w:szCs w:val="20"/>
        </w:rPr>
        <w:t>= 80 number of points that represent the digit. The following features are computed:</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b/>
          <w:bCs/>
          <w:noProof/>
          <w:sz w:val="20"/>
          <w:szCs w:val="20"/>
        </w:rPr>
        <w:t xml:space="preserve">4.1.1  </w:t>
      </w:r>
      <w:bookmarkStart w:id="7" w:name="GrindEQpgref4d7d314e8"/>
      <w:bookmarkEnd w:id="7"/>
      <w:r w:rsidRPr="00E84E24">
        <w:rPr>
          <w:b/>
          <w:bCs/>
          <w:noProof/>
          <w:sz w:val="20"/>
          <w:szCs w:val="20"/>
        </w:rPr>
        <w:t xml:space="preserve"> F1: Directional Feature</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The local writing direction at a point </w:t>
      </w:r>
      <w:r w:rsidRPr="00E84E24">
        <w:rPr>
          <w:noProof/>
          <w:position w:val="-10"/>
          <w:sz w:val="20"/>
          <w:szCs w:val="20"/>
        </w:rPr>
        <w:object w:dxaOrig="1860" w:dyaOrig="320">
          <v:shape id="_x0000_i1044" type="#_x0000_t75" style="width:93.3pt;height:16.3pt" o:ole="">
            <v:imagedata r:id="rId50" o:title=""/>
          </v:shape>
          <o:OLEObject Type="Embed" ProgID="Equation.DSMT4" ShapeID="_x0000_i1044" DrawAspect="Content" ObjectID="_1361564297" r:id="rId51"/>
        </w:object>
      </w:r>
      <w:r w:rsidRPr="00E84E24">
        <w:rPr>
          <w:noProof/>
          <w:sz w:val="20"/>
          <w:szCs w:val="20"/>
        </w:rPr>
        <w:t xml:space="preserve"> at instant </w:t>
      </w:r>
      <w:r w:rsidRPr="00E84E24">
        <w:rPr>
          <w:noProof/>
          <w:position w:val="-10"/>
          <w:sz w:val="20"/>
          <w:szCs w:val="20"/>
        </w:rPr>
        <w:object w:dxaOrig="320" w:dyaOrig="320">
          <v:shape id="_x0000_i1045" type="#_x0000_t75" style="width:16.3pt;height:16.3pt" o:ole="">
            <v:imagedata r:id="rId52" o:title=""/>
          </v:shape>
          <o:OLEObject Type="Embed" ProgID="Equation.DSMT4" ShapeID="_x0000_i1045" DrawAspect="Content" ObjectID="_1361564298" r:id="rId53"/>
        </w:object>
      </w:r>
      <w:r w:rsidRPr="00E84E24">
        <w:rPr>
          <w:noProof/>
          <w:sz w:val="20"/>
          <w:szCs w:val="20"/>
        </w:rPr>
        <w:t xml:space="preserve"> is described by cosine and sine [5]: </w:t>
      </w:r>
    </w:p>
    <w:p w:rsidR="00BF32F9" w:rsidRPr="00E84E24" w:rsidRDefault="00BF32F9" w:rsidP="00FC7497">
      <w:pPr>
        <w:tabs>
          <w:tab w:val="center" w:pos="4800"/>
          <w:tab w:val="right" w:pos="9500"/>
        </w:tabs>
        <w:ind w:firstLine="720"/>
        <w:jc w:val="center"/>
        <w:rPr>
          <w:noProof/>
          <w:sz w:val="20"/>
          <w:szCs w:val="20"/>
        </w:rPr>
      </w:pPr>
      <w:r w:rsidRPr="00E84E24">
        <w:rPr>
          <w:noProof/>
          <w:position w:val="-64"/>
          <w:sz w:val="20"/>
          <w:szCs w:val="20"/>
        </w:rPr>
        <w:object w:dxaOrig="1820" w:dyaOrig="1719">
          <v:shape id="_x0000_i1046" type="#_x0000_t75" style="width:90.8pt;height:85.75pt" o:ole="">
            <v:imagedata r:id="rId54" o:title=""/>
          </v:shape>
          <o:OLEObject Type="Embed" ProgID="Equation.DSMT4" ShapeID="_x0000_i1046" DrawAspect="Content" ObjectID="_1361564299" r:id="rId55"/>
        </w:object>
      </w:r>
    </w:p>
    <w:p w:rsidR="00BF32F9" w:rsidRPr="00E84E24" w:rsidRDefault="00BF32F9" w:rsidP="00FC7497">
      <w:pPr>
        <w:tabs>
          <w:tab w:val="center" w:pos="4800"/>
          <w:tab w:val="right" w:pos="9500"/>
        </w:tabs>
        <w:jc w:val="both"/>
        <w:rPr>
          <w:noProof/>
          <w:sz w:val="20"/>
          <w:szCs w:val="20"/>
        </w:rPr>
      </w:pPr>
      <w:r w:rsidRPr="00E84E24">
        <w:rPr>
          <w:noProof/>
          <w:sz w:val="20"/>
          <w:szCs w:val="20"/>
        </w:rPr>
        <w:t xml:space="preserve">where </w:t>
      </w:r>
      <w:r w:rsidRPr="00E84E24">
        <w:rPr>
          <w:noProof/>
          <w:position w:val="-10"/>
          <w:sz w:val="20"/>
          <w:szCs w:val="20"/>
        </w:rPr>
        <w:object w:dxaOrig="639" w:dyaOrig="320">
          <v:shape id="_x0000_i1034" type="#_x0000_t75" style="width:31.95pt;height:16.3pt" o:ole="">
            <v:imagedata r:id="rId56" o:title=""/>
          </v:shape>
          <o:OLEObject Type="Embed" ProgID="Equation.DSMT4" ShapeID="_x0000_i1034" DrawAspect="Content" ObjectID="_1361564300" r:id="rId57"/>
        </w:object>
      </w:r>
      <w:r w:rsidRPr="00E84E24">
        <w:rPr>
          <w:noProof/>
          <w:sz w:val="20"/>
          <w:szCs w:val="20"/>
        </w:rPr>
        <w:t xml:space="preserve"> , </w:t>
      </w:r>
      <w:r w:rsidRPr="00E84E24">
        <w:rPr>
          <w:noProof/>
          <w:position w:val="-10"/>
          <w:sz w:val="20"/>
          <w:szCs w:val="20"/>
        </w:rPr>
        <w:object w:dxaOrig="639" w:dyaOrig="320">
          <v:shape id="_x0000_i1035" type="#_x0000_t75" style="width:31.95pt;height:16.3pt" o:ole="">
            <v:imagedata r:id="rId58" o:title=""/>
          </v:shape>
          <o:OLEObject Type="Embed" ProgID="Equation.DSMT4" ShapeID="_x0000_i1035" DrawAspect="Content" ObjectID="_1361564301" r:id="rId59"/>
        </w:object>
      </w:r>
      <w:r w:rsidRPr="00E84E24">
        <w:rPr>
          <w:noProof/>
          <w:sz w:val="20"/>
          <w:szCs w:val="20"/>
        </w:rPr>
        <w:t xml:space="preserve"> and </w:t>
      </w:r>
      <w:r w:rsidRPr="00E84E24">
        <w:rPr>
          <w:noProof/>
          <w:position w:val="-10"/>
          <w:sz w:val="20"/>
          <w:szCs w:val="20"/>
        </w:rPr>
        <w:object w:dxaOrig="660" w:dyaOrig="320">
          <v:shape id="_x0000_i1036" type="#_x0000_t75" style="width:33.2pt;height:16.3pt" o:ole="">
            <v:imagedata r:id="rId60" o:title=""/>
          </v:shape>
          <o:OLEObject Type="Embed" ProgID="Equation.DSMT4" ShapeID="_x0000_i1036" DrawAspect="Content" ObjectID="_1361564302" r:id="rId61"/>
        </w:object>
      </w:r>
      <w:r w:rsidRPr="00E84E24">
        <w:rPr>
          <w:noProof/>
          <w:sz w:val="20"/>
          <w:szCs w:val="20"/>
        </w:rPr>
        <w:t xml:space="preserve"> are defined as follows: </w:t>
      </w:r>
    </w:p>
    <w:p w:rsidR="00BF32F9" w:rsidRPr="00E84E24" w:rsidRDefault="00BF32F9" w:rsidP="00FC7497">
      <w:pPr>
        <w:tabs>
          <w:tab w:val="center" w:pos="4800"/>
          <w:tab w:val="right" w:pos="9500"/>
        </w:tabs>
        <w:ind w:firstLine="720"/>
        <w:jc w:val="center"/>
        <w:rPr>
          <w:noProof/>
          <w:sz w:val="20"/>
          <w:szCs w:val="20"/>
        </w:rPr>
      </w:pPr>
      <w:r w:rsidRPr="00E84E24">
        <w:rPr>
          <w:noProof/>
          <w:position w:val="-70"/>
          <w:sz w:val="20"/>
          <w:szCs w:val="20"/>
        </w:rPr>
        <w:object w:dxaOrig="2580" w:dyaOrig="1520">
          <v:shape id="_x0000_i1037" type="#_x0000_t75" style="width:128.95pt;height:75.75pt" o:ole="">
            <v:imagedata r:id="rId62" o:title=""/>
          </v:shape>
          <o:OLEObject Type="Embed" ProgID="Equation.DSMT4" ShapeID="_x0000_i1037" DrawAspect="Content" ObjectID="_1361564303" r:id="rId63"/>
        </w:object>
      </w:r>
    </w:p>
    <w:p w:rsidR="00BF32F9" w:rsidRPr="00E84E24" w:rsidRDefault="009E6C50" w:rsidP="00FC7497">
      <w:pPr>
        <w:tabs>
          <w:tab w:val="center" w:pos="4800"/>
          <w:tab w:val="right" w:pos="9500"/>
        </w:tabs>
        <w:jc w:val="center"/>
        <w:rPr>
          <w:noProof/>
          <w:sz w:val="20"/>
          <w:szCs w:val="20"/>
        </w:rPr>
      </w:pPr>
      <w:r w:rsidRPr="00E84E24">
        <w:rPr>
          <w:noProof/>
          <w:sz w:val="20"/>
          <w:szCs w:val="20"/>
        </w:rPr>
        <w:drawing>
          <wp:inline distT="0" distB="0" distL="0" distR="0">
            <wp:extent cx="1976727" cy="741272"/>
            <wp:effectExtent l="19050" t="0" r="4473" b="0"/>
            <wp:docPr id="62" name="Picture 0" descr="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jpg"/>
                    <pic:cNvPicPr/>
                  </pic:nvPicPr>
                  <pic:blipFill>
                    <a:blip r:embed="rId64"/>
                    <a:stretch>
                      <a:fillRect/>
                    </a:stretch>
                  </pic:blipFill>
                  <pic:spPr>
                    <a:xfrm>
                      <a:off x="0" y="0"/>
                      <a:ext cx="1982872" cy="743576"/>
                    </a:xfrm>
                    <a:prstGeom prst="rect">
                      <a:avLst/>
                    </a:prstGeom>
                  </pic:spPr>
                </pic:pic>
              </a:graphicData>
            </a:graphic>
          </wp:inline>
        </w:drawing>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Figure  6: Various writing order of digits 7 and 9.</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Our experiments showed that the dependence on temporal features only was insufficient because the order of writing of some Arabic digits is not the same among different writers as shown in Fig. 6. Also, some writers tend to over-write some strokes of some </w:t>
      </w:r>
      <w:r w:rsidRPr="00E84E24">
        <w:rPr>
          <w:noProof/>
          <w:sz w:val="20"/>
          <w:szCs w:val="20"/>
        </w:rPr>
        <w:lastRenderedPageBreak/>
        <w:t>digits as shown in Fig. 7 and, thus, the system gets confused and gives wrong results. Therefore, spatial features which describe the global shapes of the digits have been used.</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center"/>
        <w:rPr>
          <w:noProof/>
          <w:sz w:val="20"/>
          <w:szCs w:val="20"/>
        </w:rPr>
      </w:pPr>
      <w:r w:rsidRPr="00E84E24">
        <w:rPr>
          <w:noProof/>
          <w:sz w:val="20"/>
          <w:szCs w:val="20"/>
        </w:rPr>
        <w:drawing>
          <wp:inline distT="0" distB="0" distL="0" distR="0">
            <wp:extent cx="1237256" cy="672189"/>
            <wp:effectExtent l="19050" t="0" r="994" b="0"/>
            <wp:docPr id="38" name="Picture 38" descr="D:\DesktopDoc\figures\directi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DesktopDoc\figures\direction2.jpg"/>
                    <pic:cNvPicPr>
                      <a:picLocks noChangeAspect="1" noChangeArrowheads="1"/>
                    </pic:cNvPicPr>
                  </pic:nvPicPr>
                  <pic:blipFill>
                    <a:blip r:link="rId65"/>
                    <a:srcRect/>
                    <a:stretch>
                      <a:fillRect/>
                    </a:stretch>
                  </pic:blipFill>
                  <pic:spPr bwMode="auto">
                    <a:xfrm>
                      <a:off x="0" y="0"/>
                      <a:ext cx="1244984" cy="676387"/>
                    </a:xfrm>
                    <a:prstGeom prst="rect">
                      <a:avLst/>
                    </a:prstGeom>
                    <a:noFill/>
                    <a:ln w="9525">
                      <a:noFill/>
                      <a:miter lim="800000"/>
                      <a:headEnd/>
                      <a:tailEnd/>
                    </a:ln>
                  </pic:spPr>
                </pic:pic>
              </a:graphicData>
            </a:graphic>
          </wp:inline>
        </w:drawing>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Figure  7: The over-tracing in writing a digit.</w:t>
      </w:r>
    </w:p>
    <w:p w:rsidR="00BF32F9" w:rsidRPr="00E84E24" w:rsidRDefault="00BF32F9" w:rsidP="00E84E24">
      <w:pPr>
        <w:tabs>
          <w:tab w:val="center" w:pos="4800"/>
          <w:tab w:val="right" w:pos="9500"/>
        </w:tabs>
        <w:ind w:firstLine="720"/>
        <w:jc w:val="both"/>
        <w:rPr>
          <w:noProof/>
          <w:sz w:val="20"/>
          <w:szCs w:val="20"/>
        </w:rPr>
      </w:pPr>
      <w:r w:rsidRPr="00E84E24">
        <w:rPr>
          <w:noProof/>
          <w:sz w:val="20"/>
          <w:szCs w:val="20"/>
        </w:rPr>
        <w:t xml:space="preserve">  </w:t>
      </w:r>
    </w:p>
    <w:p w:rsidR="00BF32F9" w:rsidRPr="00E84E24" w:rsidRDefault="00BF32F9" w:rsidP="00FC7497">
      <w:pPr>
        <w:tabs>
          <w:tab w:val="center" w:pos="4800"/>
          <w:tab w:val="right" w:pos="9500"/>
        </w:tabs>
        <w:ind w:firstLine="720"/>
        <w:jc w:val="both"/>
        <w:rPr>
          <w:noProof/>
          <w:sz w:val="20"/>
          <w:szCs w:val="20"/>
        </w:rPr>
      </w:pPr>
      <w:r w:rsidRPr="00E84E24">
        <w:rPr>
          <w:b/>
          <w:bCs/>
          <w:noProof/>
          <w:sz w:val="22"/>
          <w:szCs w:val="22"/>
        </w:rPr>
        <w:t xml:space="preserve">4.2  </w:t>
      </w:r>
      <w:bookmarkStart w:id="8" w:name="GrindEQpgref4d7d314e9"/>
      <w:bookmarkEnd w:id="8"/>
      <w:r w:rsidRPr="00E84E24">
        <w:rPr>
          <w:b/>
          <w:bCs/>
          <w:noProof/>
          <w:sz w:val="22"/>
          <w:szCs w:val="22"/>
        </w:rPr>
        <w:t>Spatial Features</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Before extracting the spatial features, the userâ€™s strokes are converted into a bitmap image. The image is created from the on-line stroke by first connecting the stroke points by straight lines, then the image is resized to a normalized size of </w:t>
      </w:r>
      <w:r w:rsidRPr="00E84E24">
        <w:rPr>
          <w:noProof/>
          <w:position w:val="-6"/>
          <w:sz w:val="20"/>
          <w:szCs w:val="20"/>
        </w:rPr>
        <w:object w:dxaOrig="780" w:dyaOrig="279">
          <v:shape id="_x0000_i1038" type="#_x0000_t75" style="width:38.8pt;height:13.75pt" o:ole="">
            <v:imagedata r:id="rId66" o:title=""/>
          </v:shape>
          <o:OLEObject Type="Embed" ProgID="Equation.DSMT4" ShapeID="_x0000_i1038" DrawAspect="Content" ObjectID="_1361564304" r:id="rId67"/>
        </w:object>
      </w:r>
      <w:r w:rsidRPr="00E84E24">
        <w:rPr>
          <w:noProof/>
          <w:sz w:val="20"/>
          <w:szCs w:val="20"/>
        </w:rPr>
        <w:t xml:space="preserve"> . The spatial features used are divided into global shape descriptors and global concavity features. </w:t>
      </w:r>
    </w:p>
    <w:p w:rsidR="00BF32F9" w:rsidRPr="00E84E24" w:rsidRDefault="00BF32F9" w:rsidP="00FC7497">
      <w:pPr>
        <w:tabs>
          <w:tab w:val="center" w:pos="4800"/>
          <w:tab w:val="right" w:pos="9500"/>
        </w:tabs>
        <w:ind w:firstLine="720"/>
        <w:jc w:val="both"/>
        <w:rPr>
          <w:noProof/>
          <w:sz w:val="20"/>
          <w:szCs w:val="20"/>
        </w:rPr>
      </w:pPr>
      <w:r w:rsidRPr="00E84E24">
        <w:rPr>
          <w:b/>
          <w:bCs/>
          <w:noProof/>
          <w:sz w:val="20"/>
          <w:szCs w:val="20"/>
        </w:rPr>
        <w:t xml:space="preserve">4.2.1  </w:t>
      </w:r>
      <w:bookmarkStart w:id="9" w:name="GrindEQpgref4d7d314e10"/>
      <w:bookmarkEnd w:id="9"/>
      <w:r w:rsidRPr="00E84E24">
        <w:rPr>
          <w:b/>
          <w:bCs/>
          <w:noProof/>
          <w:sz w:val="20"/>
          <w:szCs w:val="20"/>
        </w:rPr>
        <w:t>F2:Global Features</w:t>
      </w:r>
    </w:p>
    <w:p w:rsidR="00BF32F9" w:rsidRPr="00E84E24" w:rsidRDefault="00BF32F9" w:rsidP="00E84E24">
      <w:pPr>
        <w:tabs>
          <w:tab w:val="center" w:pos="4800"/>
          <w:tab w:val="right" w:pos="9500"/>
        </w:tabs>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 The aspect ratio characterizes the height-to-width ratio of the bounding box containing the digit. </w:t>
      </w:r>
    </w:p>
    <w:p w:rsidR="00BF32F9" w:rsidRPr="00E84E24" w:rsidRDefault="00BF32F9" w:rsidP="00E84E24">
      <w:pPr>
        <w:tabs>
          <w:tab w:val="center" w:pos="4800"/>
          <w:tab w:val="right" w:pos="9500"/>
        </w:tabs>
        <w:ind w:firstLine="720"/>
        <w:jc w:val="center"/>
        <w:rPr>
          <w:noProof/>
          <w:sz w:val="20"/>
          <w:szCs w:val="20"/>
        </w:rPr>
      </w:pPr>
      <w:r w:rsidRPr="00E84E24">
        <w:rPr>
          <w:noProof/>
          <w:position w:val="-24"/>
          <w:sz w:val="20"/>
          <w:szCs w:val="20"/>
        </w:rPr>
        <w:object w:dxaOrig="1760" w:dyaOrig="620">
          <v:shape id="_x0000_i1039" type="#_x0000_t75" style="width:88.3pt;height:31.3pt" o:ole="">
            <v:imagedata r:id="rId68" o:title=""/>
          </v:shape>
          <o:OLEObject Type="Embed" ProgID="Equation.DSMT4" ShapeID="_x0000_i1039" DrawAspect="Content" ObjectID="_1361564305" r:id="rId69"/>
        </w:object>
      </w:r>
    </w:p>
    <w:p w:rsidR="00BF32F9" w:rsidRPr="00E84E24" w:rsidRDefault="00BF32F9" w:rsidP="00FC7497">
      <w:pPr>
        <w:tabs>
          <w:tab w:val="center" w:pos="4800"/>
          <w:tab w:val="right" w:pos="9500"/>
        </w:tabs>
        <w:jc w:val="both"/>
        <w:rPr>
          <w:noProof/>
          <w:sz w:val="20"/>
          <w:szCs w:val="20"/>
        </w:rPr>
      </w:pPr>
      <w:r w:rsidRPr="00E84E24">
        <w:rPr>
          <w:noProof/>
          <w:sz w:val="20"/>
          <w:szCs w:val="20"/>
        </w:rPr>
        <w:t xml:space="preserve">where </w:t>
      </w:r>
      <w:r w:rsidRPr="00E84E24">
        <w:rPr>
          <w:noProof/>
          <w:position w:val="-10"/>
          <w:sz w:val="20"/>
          <w:szCs w:val="20"/>
        </w:rPr>
        <w:object w:dxaOrig="760" w:dyaOrig="320">
          <v:shape id="_x0000_i1040" type="#_x0000_t75" style="width:38.2pt;height:16.3pt" o:ole="">
            <v:imagedata r:id="rId70" o:title=""/>
          </v:shape>
          <o:OLEObject Type="Embed" ProgID="Equation.DSMT4" ShapeID="_x0000_i1040" DrawAspect="Content" ObjectID="_1361564306" r:id="rId71"/>
        </w:object>
      </w:r>
      <w:r w:rsidRPr="00E84E24">
        <w:rPr>
          <w:noProof/>
          <w:sz w:val="20"/>
          <w:szCs w:val="20"/>
        </w:rPr>
        <w:t xml:space="preserve"> and </w:t>
      </w:r>
      <w:r w:rsidRPr="00E84E24">
        <w:rPr>
          <w:noProof/>
          <w:position w:val="-6"/>
          <w:sz w:val="20"/>
          <w:szCs w:val="20"/>
        </w:rPr>
        <w:object w:dxaOrig="639" w:dyaOrig="279">
          <v:shape id="_x0000_i1041" type="#_x0000_t75" style="width:31.95pt;height:13.75pt" o:ole="">
            <v:imagedata r:id="rId72" o:title=""/>
          </v:shape>
          <o:OLEObject Type="Embed" ProgID="Equation.DSMT4" ShapeID="_x0000_i1041" DrawAspect="Content" ObjectID="_1361564307" r:id="rId73"/>
        </w:object>
      </w:r>
      <w:r w:rsidRPr="00E84E24">
        <w:rPr>
          <w:noProof/>
          <w:sz w:val="20"/>
          <w:szCs w:val="20"/>
        </w:rPr>
        <w:t xml:space="preserve"> are the height and width of image before resizing.</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 The area of the bitmap image </w:t>
      </w:r>
      <w:r w:rsidRPr="00E84E24">
        <w:rPr>
          <w:noProof/>
          <w:position w:val="-10"/>
          <w:sz w:val="20"/>
          <w:szCs w:val="20"/>
        </w:rPr>
        <w:object w:dxaOrig="2180" w:dyaOrig="320">
          <v:shape id="_x0000_i1042" type="#_x0000_t75" style="width:108.95pt;height:16.3pt" o:ole="">
            <v:imagedata r:id="rId74" o:title=""/>
          </v:shape>
          <o:OLEObject Type="Embed" ProgID="Equation.DSMT4" ShapeID="_x0000_i1042" DrawAspect="Content" ObjectID="_1361564308" r:id="rId75"/>
        </w:object>
      </w:r>
    </w:p>
    <w:p w:rsidR="00BF32F9" w:rsidRPr="00E84E24" w:rsidRDefault="00BF32F9" w:rsidP="00E84E24">
      <w:pPr>
        <w:tabs>
          <w:tab w:val="center" w:pos="4800"/>
          <w:tab w:val="right" w:pos="9500"/>
        </w:tabs>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b/>
          <w:bCs/>
          <w:noProof/>
          <w:sz w:val="20"/>
          <w:szCs w:val="20"/>
        </w:rPr>
        <w:t xml:space="preserve">4.2.2  </w:t>
      </w:r>
      <w:bookmarkStart w:id="10" w:name="GrindEQpgref4d7d314e11"/>
      <w:bookmarkEnd w:id="10"/>
      <w:r w:rsidRPr="00E84E24">
        <w:rPr>
          <w:b/>
          <w:bCs/>
          <w:noProof/>
          <w:sz w:val="20"/>
          <w:szCs w:val="20"/>
        </w:rPr>
        <w:t xml:space="preserve"> F3: Concavity Features</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The following concavity features are computed on the bitmap image </w:t>
      </w:r>
      <w:r w:rsidRPr="00E84E24">
        <w:rPr>
          <w:noProof/>
          <w:position w:val="-6"/>
          <w:sz w:val="20"/>
          <w:szCs w:val="20"/>
        </w:rPr>
        <w:object w:dxaOrig="780" w:dyaOrig="279">
          <v:shape id="_x0000_i1043" type="#_x0000_t75" style="width:38.8pt;height:13.75pt" o:ole="">
            <v:imagedata r:id="rId76" o:title=""/>
          </v:shape>
          <o:OLEObject Type="Embed" ProgID="Equation.DSMT4" ShapeID="_x0000_i1043" DrawAspect="Content" ObjectID="_1361564309" r:id="rId77"/>
        </w:object>
      </w:r>
      <w:r w:rsidRPr="00E84E24">
        <w:rPr>
          <w:noProof/>
          <w:sz w:val="20"/>
          <w:szCs w:val="20"/>
        </w:rPr>
        <w:t xml:space="preserve"> . The features describe the visual appearance of the digits[1]. Figure 8 shows the concavity features.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1.  'W2': Number of white pixels between the black pixels at the top of the digit, the black pixels at the left of the digit, the black pixels at the bottom of the digit, and the right corner of the bounding box. This feature distinguishes digit 2.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2.  'W3': Number of white pixels surrounded by black pixels to their right and left and by the top corner of the bounding box from above. This feature distinguishes digit 3.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3.  'W4' : Number of white pixels surrounded by black pixels from above and below and having the left corner of the bounding box to their left. This feature distinguishes digit 4.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4.  'W5': Number of white pixels surrounded by black pixels in all directions. This feature distinguishes digit 5.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5.  'W6' : Number of white pixels surrounded by black pixels from above and right and by the left and bottom corners of the bounding box. This feature distinguishes digit 6.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6.  'W7': The last row from the bottom that has 'W3' pixels is considered the depth of the 'W3' pixels. differentiate between digit 3 and 7.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7.  'W8': Number of white pixels surrounded by black </w:t>
      </w:r>
      <w:r w:rsidRPr="00E84E24">
        <w:rPr>
          <w:noProof/>
          <w:sz w:val="20"/>
          <w:szCs w:val="20"/>
        </w:rPr>
        <w:lastRenderedPageBreak/>
        <w:t xml:space="preserve">pixels to their right and left and by the bot tom corner of the bounding box from below. This feature distinguishes digit 8.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8.  'W9': Number of white pixels surrounded by black pixels in all directions in the upper left half of the bounding box. This feature distinguishes digit 9.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9.  'W10': Average distance between the first and the last black pixel in each row. This feature differentiate between digit 6 and 9. </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p>
    <w:p w:rsidR="00FC7497" w:rsidRPr="00E84E24" w:rsidRDefault="00E84E24" w:rsidP="00E84E24">
      <w:pPr>
        <w:tabs>
          <w:tab w:val="center" w:pos="4800"/>
          <w:tab w:val="right" w:pos="9500"/>
        </w:tabs>
        <w:ind w:firstLine="720"/>
        <w:jc w:val="both"/>
        <w:rPr>
          <w:noProof/>
          <w:sz w:val="20"/>
          <w:szCs w:val="20"/>
        </w:rPr>
      </w:pPr>
      <w:r w:rsidRPr="00E84E24">
        <w:rPr>
          <w:noProof/>
          <w:sz w:val="20"/>
          <w:szCs w:val="20"/>
        </w:rPr>
        <w:t>'W2'       'W3'    'W4'      'W5       W6</w:t>
      </w:r>
    </w:p>
    <w:p w:rsidR="00E84E24" w:rsidRPr="00E84E24" w:rsidRDefault="00BF32F9" w:rsidP="00E84E24">
      <w:pPr>
        <w:tabs>
          <w:tab w:val="center" w:pos="4800"/>
          <w:tab w:val="right" w:pos="9500"/>
        </w:tabs>
        <w:ind w:firstLine="720"/>
        <w:jc w:val="both"/>
        <w:rPr>
          <w:noProof/>
          <w:sz w:val="20"/>
          <w:szCs w:val="20"/>
        </w:rPr>
      </w:pPr>
      <w:r w:rsidRPr="00E84E24">
        <w:rPr>
          <w:noProof/>
          <w:sz w:val="20"/>
          <w:szCs w:val="20"/>
        </w:rPr>
        <w:drawing>
          <wp:inline distT="0" distB="0" distL="0" distR="0">
            <wp:extent cx="394418" cy="417425"/>
            <wp:effectExtent l="19050" t="0" r="5632" b="0"/>
            <wp:docPr id="45" name="Picture 45" descr="D:\DesktopDoc\figures\fi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DesktopDoc\figures\fig3.jpg"/>
                    <pic:cNvPicPr>
                      <a:picLocks noChangeAspect="1" noChangeArrowheads="1"/>
                    </pic:cNvPicPr>
                  </pic:nvPicPr>
                  <pic:blipFill>
                    <a:blip r:link="rId78"/>
                    <a:srcRect/>
                    <a:stretch>
                      <a:fillRect/>
                    </a:stretch>
                  </pic:blipFill>
                  <pic:spPr bwMode="auto">
                    <a:xfrm>
                      <a:off x="0" y="0"/>
                      <a:ext cx="393815" cy="416787"/>
                    </a:xfrm>
                    <a:prstGeom prst="rect">
                      <a:avLst/>
                    </a:prstGeom>
                    <a:noFill/>
                    <a:ln w="9525">
                      <a:noFill/>
                      <a:miter lim="800000"/>
                      <a:headEnd/>
                      <a:tailEnd/>
                    </a:ln>
                  </pic:spPr>
                </pic:pic>
              </a:graphicData>
            </a:graphic>
          </wp:inline>
        </w:drawing>
      </w:r>
      <w:r w:rsidRPr="00E84E24">
        <w:rPr>
          <w:noProof/>
          <w:sz w:val="20"/>
          <w:szCs w:val="20"/>
        </w:rPr>
        <w:t xml:space="preserve">  </w:t>
      </w:r>
      <w:r w:rsidRPr="00E84E24">
        <w:rPr>
          <w:noProof/>
          <w:sz w:val="20"/>
          <w:szCs w:val="20"/>
        </w:rPr>
        <w:drawing>
          <wp:inline distT="0" distB="0" distL="0" distR="0">
            <wp:extent cx="354661" cy="495616"/>
            <wp:effectExtent l="19050" t="0" r="7289" b="0"/>
            <wp:docPr id="46" name="Picture 46" descr="D:\DesktopDoc\figures\fi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DesktopDoc\figures\fig4.jpg"/>
                    <pic:cNvPicPr>
                      <a:picLocks noChangeAspect="1" noChangeArrowheads="1"/>
                    </pic:cNvPicPr>
                  </pic:nvPicPr>
                  <pic:blipFill>
                    <a:blip r:link="rId79"/>
                    <a:srcRect/>
                    <a:stretch>
                      <a:fillRect/>
                    </a:stretch>
                  </pic:blipFill>
                  <pic:spPr bwMode="auto">
                    <a:xfrm>
                      <a:off x="0" y="0"/>
                      <a:ext cx="353955" cy="494630"/>
                    </a:xfrm>
                    <a:prstGeom prst="rect">
                      <a:avLst/>
                    </a:prstGeom>
                    <a:noFill/>
                    <a:ln w="9525">
                      <a:noFill/>
                      <a:miter lim="800000"/>
                      <a:headEnd/>
                      <a:tailEnd/>
                    </a:ln>
                  </pic:spPr>
                </pic:pic>
              </a:graphicData>
            </a:graphic>
          </wp:inline>
        </w:drawing>
      </w:r>
      <w:r w:rsidR="00E84E24" w:rsidRPr="00E84E24">
        <w:rPr>
          <w:noProof/>
          <w:sz w:val="20"/>
          <w:szCs w:val="20"/>
        </w:rPr>
        <w:t xml:space="preserve"> </w:t>
      </w:r>
      <w:r w:rsidRPr="00E84E24">
        <w:rPr>
          <w:noProof/>
          <w:sz w:val="20"/>
          <w:szCs w:val="20"/>
        </w:rPr>
        <w:drawing>
          <wp:inline distT="0" distB="0" distL="0" distR="0">
            <wp:extent cx="354661" cy="460652"/>
            <wp:effectExtent l="19050" t="0" r="7289" b="0"/>
            <wp:docPr id="47" name="Picture 47" descr="D:\DesktopDoc\figures\fig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DesktopDoc\figures\fig5.jpg"/>
                    <pic:cNvPicPr>
                      <a:picLocks noChangeAspect="1" noChangeArrowheads="1"/>
                    </pic:cNvPicPr>
                  </pic:nvPicPr>
                  <pic:blipFill>
                    <a:blip r:link="rId80"/>
                    <a:srcRect/>
                    <a:stretch>
                      <a:fillRect/>
                    </a:stretch>
                  </pic:blipFill>
                  <pic:spPr bwMode="auto">
                    <a:xfrm>
                      <a:off x="0" y="0"/>
                      <a:ext cx="356171" cy="462613"/>
                    </a:xfrm>
                    <a:prstGeom prst="rect">
                      <a:avLst/>
                    </a:prstGeom>
                    <a:noFill/>
                    <a:ln w="9525">
                      <a:noFill/>
                      <a:miter lim="800000"/>
                      <a:headEnd/>
                      <a:tailEnd/>
                    </a:ln>
                  </pic:spPr>
                </pic:pic>
              </a:graphicData>
            </a:graphic>
          </wp:inline>
        </w:drawing>
      </w:r>
      <w:r w:rsidR="00E84E24" w:rsidRPr="00E84E24">
        <w:rPr>
          <w:noProof/>
          <w:sz w:val="20"/>
          <w:szCs w:val="20"/>
        </w:rPr>
        <w:t xml:space="preserve"> </w:t>
      </w:r>
      <w:r w:rsidRPr="00E84E24">
        <w:rPr>
          <w:noProof/>
          <w:sz w:val="20"/>
          <w:szCs w:val="20"/>
        </w:rPr>
        <w:drawing>
          <wp:inline distT="0" distB="0" distL="0" distR="0">
            <wp:extent cx="656811" cy="446631"/>
            <wp:effectExtent l="19050" t="0" r="0" b="0"/>
            <wp:docPr id="48" name="Picture 48" descr="D:\DesktopDoc\figures\fig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DesktopDoc\figures\fig6.jpg"/>
                    <pic:cNvPicPr>
                      <a:picLocks noChangeAspect="1" noChangeArrowheads="1"/>
                    </pic:cNvPicPr>
                  </pic:nvPicPr>
                  <pic:blipFill>
                    <a:blip r:link="rId81"/>
                    <a:srcRect/>
                    <a:stretch>
                      <a:fillRect/>
                    </a:stretch>
                  </pic:blipFill>
                  <pic:spPr bwMode="auto">
                    <a:xfrm>
                      <a:off x="0" y="0"/>
                      <a:ext cx="661220" cy="449629"/>
                    </a:xfrm>
                    <a:prstGeom prst="rect">
                      <a:avLst/>
                    </a:prstGeom>
                    <a:noFill/>
                    <a:ln w="9525">
                      <a:noFill/>
                      <a:miter lim="800000"/>
                      <a:headEnd/>
                      <a:tailEnd/>
                    </a:ln>
                  </pic:spPr>
                </pic:pic>
              </a:graphicData>
            </a:graphic>
          </wp:inline>
        </w:drawing>
      </w:r>
      <w:r w:rsidR="00E84E24" w:rsidRPr="00E84E24">
        <w:rPr>
          <w:noProof/>
          <w:sz w:val="20"/>
          <w:szCs w:val="20"/>
        </w:rPr>
        <w:t xml:space="preserve"> </w:t>
      </w:r>
      <w:r w:rsidRPr="00E84E24">
        <w:rPr>
          <w:noProof/>
          <w:sz w:val="20"/>
          <w:szCs w:val="20"/>
        </w:rPr>
        <w:drawing>
          <wp:inline distT="0" distB="0" distL="0" distR="0">
            <wp:extent cx="378516" cy="360491"/>
            <wp:effectExtent l="19050" t="0" r="2484" b="0"/>
            <wp:docPr id="49" name="Picture 49" descr="D:\DesktopDoc\figures\fig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DesktopDoc\figures\fig7.jpg"/>
                    <pic:cNvPicPr>
                      <a:picLocks noChangeAspect="1" noChangeArrowheads="1"/>
                    </pic:cNvPicPr>
                  </pic:nvPicPr>
                  <pic:blipFill>
                    <a:blip r:link="rId82"/>
                    <a:srcRect/>
                    <a:stretch>
                      <a:fillRect/>
                    </a:stretch>
                  </pic:blipFill>
                  <pic:spPr bwMode="auto">
                    <a:xfrm>
                      <a:off x="0" y="0"/>
                      <a:ext cx="378132" cy="360126"/>
                    </a:xfrm>
                    <a:prstGeom prst="rect">
                      <a:avLst/>
                    </a:prstGeom>
                    <a:noFill/>
                    <a:ln w="9525">
                      <a:noFill/>
                      <a:miter lim="800000"/>
                      <a:headEnd/>
                      <a:tailEnd/>
                    </a:ln>
                  </pic:spPr>
                </pic:pic>
              </a:graphicData>
            </a:graphic>
          </wp:inline>
        </w:drawing>
      </w:r>
      <w:r w:rsidRPr="00E84E24">
        <w:rPr>
          <w:noProof/>
          <w:sz w:val="20"/>
          <w:szCs w:val="20"/>
        </w:rPr>
        <w:t xml:space="preserve"> </w:t>
      </w:r>
    </w:p>
    <w:p w:rsidR="00E84E24" w:rsidRPr="00E84E24" w:rsidRDefault="00BF32F9" w:rsidP="00E84E24">
      <w:pPr>
        <w:tabs>
          <w:tab w:val="center" w:pos="4800"/>
          <w:tab w:val="right" w:pos="9500"/>
        </w:tabs>
        <w:ind w:firstLine="720"/>
        <w:jc w:val="both"/>
        <w:rPr>
          <w:noProof/>
          <w:sz w:val="20"/>
          <w:szCs w:val="20"/>
        </w:rPr>
      </w:pPr>
      <w:r w:rsidRPr="00E84E24">
        <w:rPr>
          <w:noProof/>
          <w:sz w:val="20"/>
          <w:szCs w:val="20"/>
        </w:rPr>
        <w:t>'W7'</w:t>
      </w:r>
      <w:r w:rsidR="00E84E24" w:rsidRPr="00E84E24">
        <w:rPr>
          <w:noProof/>
          <w:sz w:val="20"/>
          <w:szCs w:val="20"/>
        </w:rPr>
        <w:t xml:space="preserve">           W8     'W9     W10'</w:t>
      </w:r>
    </w:p>
    <w:p w:rsidR="00BF32F9" w:rsidRPr="00E84E24" w:rsidRDefault="00BF32F9" w:rsidP="00E84E24">
      <w:pPr>
        <w:tabs>
          <w:tab w:val="center" w:pos="4800"/>
          <w:tab w:val="right" w:pos="9500"/>
        </w:tabs>
        <w:ind w:firstLine="720"/>
        <w:jc w:val="both"/>
        <w:rPr>
          <w:noProof/>
          <w:sz w:val="20"/>
          <w:szCs w:val="20"/>
        </w:rPr>
      </w:pPr>
      <w:r w:rsidRPr="00E84E24">
        <w:rPr>
          <w:noProof/>
          <w:sz w:val="20"/>
          <w:szCs w:val="20"/>
        </w:rPr>
        <w:drawing>
          <wp:inline distT="0" distB="0" distL="0" distR="0">
            <wp:extent cx="664762" cy="587542"/>
            <wp:effectExtent l="19050" t="0" r="1988" b="0"/>
            <wp:docPr id="50" name="Picture 50" descr="D:\DesktopDoc\figures\fig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DesktopDoc\figures\fig9b.jpg"/>
                    <pic:cNvPicPr>
                      <a:picLocks noChangeAspect="1" noChangeArrowheads="1"/>
                    </pic:cNvPicPr>
                  </pic:nvPicPr>
                  <pic:blipFill>
                    <a:blip r:link="rId83"/>
                    <a:srcRect/>
                    <a:stretch>
                      <a:fillRect/>
                    </a:stretch>
                  </pic:blipFill>
                  <pic:spPr bwMode="auto">
                    <a:xfrm>
                      <a:off x="0" y="0"/>
                      <a:ext cx="665833" cy="588489"/>
                    </a:xfrm>
                    <a:prstGeom prst="rect">
                      <a:avLst/>
                    </a:prstGeom>
                    <a:noFill/>
                    <a:ln w="9525">
                      <a:noFill/>
                      <a:miter lim="800000"/>
                      <a:headEnd/>
                      <a:tailEnd/>
                    </a:ln>
                  </pic:spPr>
                </pic:pic>
              </a:graphicData>
            </a:graphic>
          </wp:inline>
        </w:drawing>
      </w:r>
      <w:r w:rsidR="00E84E24" w:rsidRPr="00E84E24">
        <w:rPr>
          <w:noProof/>
          <w:sz w:val="20"/>
          <w:szCs w:val="20"/>
        </w:rPr>
        <w:t xml:space="preserve"> </w:t>
      </w:r>
      <w:r w:rsidRPr="00E84E24">
        <w:rPr>
          <w:noProof/>
          <w:sz w:val="20"/>
          <w:szCs w:val="20"/>
        </w:rPr>
        <w:drawing>
          <wp:inline distT="0" distB="0" distL="0" distR="0">
            <wp:extent cx="410320" cy="564793"/>
            <wp:effectExtent l="19050" t="0" r="8780" b="0"/>
            <wp:docPr id="51" name="Picture 51" descr="D:\DesktopDoc\figures\fig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DesktopDoc\figures\fig10.jpg"/>
                    <pic:cNvPicPr>
                      <a:picLocks noChangeAspect="1" noChangeArrowheads="1"/>
                    </pic:cNvPicPr>
                  </pic:nvPicPr>
                  <pic:blipFill>
                    <a:blip r:link="rId84"/>
                    <a:srcRect/>
                    <a:stretch>
                      <a:fillRect/>
                    </a:stretch>
                  </pic:blipFill>
                  <pic:spPr bwMode="auto">
                    <a:xfrm>
                      <a:off x="0" y="0"/>
                      <a:ext cx="410778" cy="565424"/>
                    </a:xfrm>
                    <a:prstGeom prst="rect">
                      <a:avLst/>
                    </a:prstGeom>
                    <a:noFill/>
                    <a:ln w="9525">
                      <a:noFill/>
                      <a:miter lim="800000"/>
                      <a:headEnd/>
                      <a:tailEnd/>
                    </a:ln>
                  </pic:spPr>
                </pic:pic>
              </a:graphicData>
            </a:graphic>
          </wp:inline>
        </w:drawing>
      </w:r>
      <w:r w:rsidRPr="00E84E24">
        <w:rPr>
          <w:noProof/>
          <w:sz w:val="20"/>
          <w:szCs w:val="20"/>
        </w:rPr>
        <w:drawing>
          <wp:inline distT="0" distB="0" distL="0" distR="0">
            <wp:extent cx="463081" cy="555697"/>
            <wp:effectExtent l="19050" t="0" r="0" b="0"/>
            <wp:docPr id="52" name="Picture 52" descr="D:\DesktopDoc\figures\fig1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DesktopDoc\figures\fig11b.jpg"/>
                    <pic:cNvPicPr>
                      <a:picLocks noChangeAspect="1" noChangeArrowheads="1"/>
                    </pic:cNvPicPr>
                  </pic:nvPicPr>
                  <pic:blipFill>
                    <a:blip r:link="rId85"/>
                    <a:srcRect/>
                    <a:stretch>
                      <a:fillRect/>
                    </a:stretch>
                  </pic:blipFill>
                  <pic:spPr bwMode="auto">
                    <a:xfrm>
                      <a:off x="0" y="0"/>
                      <a:ext cx="464275" cy="557129"/>
                    </a:xfrm>
                    <a:prstGeom prst="rect">
                      <a:avLst/>
                    </a:prstGeom>
                    <a:noFill/>
                    <a:ln w="9525">
                      <a:noFill/>
                      <a:miter lim="800000"/>
                      <a:headEnd/>
                      <a:tailEnd/>
                    </a:ln>
                  </pic:spPr>
                </pic:pic>
              </a:graphicData>
            </a:graphic>
          </wp:inline>
        </w:drawing>
      </w:r>
      <w:r w:rsidR="00E84E24" w:rsidRPr="00E84E24">
        <w:rPr>
          <w:noProof/>
          <w:sz w:val="20"/>
          <w:szCs w:val="20"/>
        </w:rPr>
        <w:t xml:space="preserve"> </w:t>
      </w:r>
      <w:r w:rsidRPr="00E84E24">
        <w:rPr>
          <w:noProof/>
          <w:sz w:val="20"/>
          <w:szCs w:val="20"/>
        </w:rPr>
        <w:drawing>
          <wp:inline distT="0" distB="0" distL="0" distR="0">
            <wp:extent cx="632956" cy="595280"/>
            <wp:effectExtent l="19050" t="0" r="0" b="0"/>
            <wp:docPr id="53" name="Picture 53" descr="D:\DesktopDoc\figures\fig1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DesktopDoc\figures\fig12b.jpg"/>
                    <pic:cNvPicPr>
                      <a:picLocks noChangeAspect="1" noChangeArrowheads="1"/>
                    </pic:cNvPicPr>
                  </pic:nvPicPr>
                  <pic:blipFill>
                    <a:blip r:link="rId86"/>
                    <a:srcRect/>
                    <a:stretch>
                      <a:fillRect/>
                    </a:stretch>
                  </pic:blipFill>
                  <pic:spPr bwMode="auto">
                    <a:xfrm>
                      <a:off x="0" y="0"/>
                      <a:ext cx="633863" cy="596133"/>
                    </a:xfrm>
                    <a:prstGeom prst="rect">
                      <a:avLst/>
                    </a:prstGeom>
                    <a:noFill/>
                    <a:ln w="9525">
                      <a:noFill/>
                      <a:miter lim="800000"/>
                      <a:headEnd/>
                      <a:tailEnd/>
                    </a:ln>
                  </pic:spPr>
                </pic:pic>
              </a:graphicData>
            </a:graphic>
          </wp:inline>
        </w:drawing>
      </w:r>
    </w:p>
    <w:p w:rsidR="00BF32F9" w:rsidRPr="00E84E24" w:rsidRDefault="00BF32F9" w:rsidP="00E84E24">
      <w:pPr>
        <w:tabs>
          <w:tab w:val="center" w:pos="4800"/>
          <w:tab w:val="right" w:pos="9500"/>
        </w:tabs>
        <w:ind w:firstLine="720"/>
        <w:jc w:val="both"/>
        <w:rPr>
          <w:noProof/>
          <w:sz w:val="20"/>
          <w:szCs w:val="20"/>
        </w:rPr>
      </w:pPr>
      <w:r w:rsidRPr="00E84E24">
        <w:rPr>
          <w:noProof/>
          <w:sz w:val="20"/>
          <w:szCs w:val="20"/>
        </w:rPr>
        <w:t>Figure  8: Examples of the Spatial Features</w:t>
      </w:r>
    </w:p>
    <w:p w:rsidR="00BF32F9" w:rsidRPr="00E84E24" w:rsidRDefault="00BF32F9" w:rsidP="00FC7497">
      <w:pPr>
        <w:tabs>
          <w:tab w:val="center" w:pos="4800"/>
          <w:tab w:val="right" w:pos="9500"/>
        </w:tabs>
        <w:ind w:firstLine="720"/>
        <w:jc w:val="both"/>
        <w:rPr>
          <w:noProof/>
          <w:sz w:val="20"/>
          <w:szCs w:val="20"/>
        </w:rPr>
      </w:pPr>
      <w:r w:rsidRPr="00E84E24">
        <w:rPr>
          <w:b/>
          <w:bCs/>
          <w:noProof/>
          <w:sz w:val="22"/>
          <w:szCs w:val="22"/>
        </w:rPr>
        <w:t xml:space="preserve">4.3  </w:t>
      </w:r>
      <w:bookmarkStart w:id="11" w:name="GrindEQpgref4d7d314e12"/>
      <w:bookmarkEnd w:id="11"/>
      <w:r w:rsidRPr="00E84E24">
        <w:rPr>
          <w:b/>
          <w:bCs/>
          <w:noProof/>
          <w:sz w:val="22"/>
          <w:szCs w:val="22"/>
        </w:rPr>
        <w:t>Digit Zero Problem</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The Arabic Digit zero '0' is very difficult to recognize because it has no specific way to write it, as it is only like a decimal point. Figure 9 shows different samples of the Arabic Digit '0'. The figure clearly shows that the digit does not have a specific way to write and it usually confuses with other digits especially Arabic digits '1' and '5'. The most discriminating feature for the digit '0' over the other digits is its size and number of points used to write it. Figure 10 shows the average size of Digit '0' versus other Arabic digits. Since digit '0' is written in a small area and random direction, it is better be recognized separately</w:t>
      </w:r>
    </w:p>
    <w:p w:rsidR="00BF32F9" w:rsidRPr="00E84E24" w:rsidRDefault="009E6C50" w:rsidP="00E84E24">
      <w:pPr>
        <w:tabs>
          <w:tab w:val="center" w:pos="4800"/>
          <w:tab w:val="right" w:pos="9500"/>
        </w:tabs>
        <w:ind w:firstLine="720"/>
        <w:jc w:val="center"/>
        <w:rPr>
          <w:noProof/>
          <w:sz w:val="20"/>
          <w:szCs w:val="20"/>
        </w:rPr>
      </w:pPr>
      <w:ins w:id="12" w:author="Maha" w:date="2011-03-09T18:42:00Z">
        <w:r w:rsidRPr="00E84E24">
          <w:rPr>
            <w:noProof/>
            <w:sz w:val="20"/>
            <w:szCs w:val="20"/>
          </w:rPr>
          <w:drawing>
            <wp:inline distT="0" distB="0" distL="0" distR="0">
              <wp:extent cx="1769994" cy="235458"/>
              <wp:effectExtent l="19050" t="0" r="1656" b="0"/>
              <wp:docPr id="63" name="Picture 3" descr="Zero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ro0.jpg"/>
                      <pic:cNvPicPr/>
                    </pic:nvPicPr>
                    <pic:blipFill>
                      <a:blip r:embed="rId87"/>
                      <a:stretch>
                        <a:fillRect/>
                      </a:stretch>
                    </pic:blipFill>
                    <pic:spPr>
                      <a:xfrm flipV="1">
                        <a:off x="0" y="0"/>
                        <a:ext cx="1766892" cy="235045"/>
                      </a:xfrm>
                      <a:prstGeom prst="rect">
                        <a:avLst/>
                      </a:prstGeom>
                    </pic:spPr>
                  </pic:pic>
                </a:graphicData>
              </a:graphic>
            </wp:inline>
          </w:drawing>
        </w:r>
      </w:ins>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Figure  9: Different samples of the Arabic Digit '0'</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p w:rsidR="00BF32F9" w:rsidRPr="00E84E24" w:rsidRDefault="009E6C50" w:rsidP="00E84E24">
      <w:pPr>
        <w:tabs>
          <w:tab w:val="center" w:pos="4800"/>
          <w:tab w:val="right" w:pos="9500"/>
        </w:tabs>
        <w:ind w:firstLine="720"/>
        <w:jc w:val="center"/>
        <w:rPr>
          <w:noProof/>
          <w:sz w:val="20"/>
          <w:szCs w:val="20"/>
        </w:rPr>
      </w:pPr>
      <w:ins w:id="13" w:author="Maha" w:date="2011-03-09T18:42:00Z">
        <w:r w:rsidRPr="00E84E24">
          <w:rPr>
            <w:noProof/>
            <w:sz w:val="20"/>
            <w:szCs w:val="20"/>
          </w:rPr>
          <w:drawing>
            <wp:inline distT="0" distB="0" distL="0" distR="0">
              <wp:extent cx="1046424" cy="523313"/>
              <wp:effectExtent l="19050" t="0" r="1326" b="0"/>
              <wp:docPr id="64" name="Picture 4" descr="Zer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ro1.jpg"/>
                      <pic:cNvPicPr/>
                    </pic:nvPicPr>
                    <pic:blipFill>
                      <a:blip r:embed="rId88"/>
                      <a:stretch>
                        <a:fillRect/>
                      </a:stretch>
                    </pic:blipFill>
                    <pic:spPr>
                      <a:xfrm>
                        <a:off x="0" y="0"/>
                        <a:ext cx="1045530" cy="522866"/>
                      </a:xfrm>
                      <a:prstGeom prst="rect">
                        <a:avLst/>
                      </a:prstGeom>
                    </pic:spPr>
                  </pic:pic>
                </a:graphicData>
              </a:graphic>
            </wp:inline>
          </w:drawing>
        </w:r>
      </w:ins>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Figure  10: The difference in size between digits '0' and other digits..</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Consequently, our final system is composed of two classification stages, the first stage recognizes the digit '0' and the second stage recognizes the rest of the digits. Figure 11 shows a block diagram of our recognition system. The system is divided into three main blocks; Preprocessing, digit '0' recognizer, and a final Classifier. The first classification stage output is either labeling the digit as a zero or continuing to the next stage. The final stage discriminates between Arabic digits from 1 to 9.</w:t>
      </w:r>
    </w:p>
    <w:p w:rsidR="00BF32F9" w:rsidRPr="00E84E24" w:rsidRDefault="009E6C50" w:rsidP="00E84E24">
      <w:pPr>
        <w:tabs>
          <w:tab w:val="center" w:pos="4800"/>
          <w:tab w:val="right" w:pos="9500"/>
        </w:tabs>
        <w:ind w:firstLine="720"/>
        <w:jc w:val="center"/>
        <w:rPr>
          <w:noProof/>
          <w:sz w:val="20"/>
          <w:szCs w:val="20"/>
        </w:rPr>
      </w:pPr>
      <w:r w:rsidRPr="00E84E24">
        <w:rPr>
          <w:noProof/>
          <w:sz w:val="20"/>
          <w:szCs w:val="20"/>
        </w:rPr>
        <w:lastRenderedPageBreak/>
        <w:drawing>
          <wp:inline distT="0" distB="0" distL="0" distR="0">
            <wp:extent cx="1945071" cy="2400300"/>
            <wp:effectExtent l="19050" t="0" r="0" b="0"/>
            <wp:docPr id="65" name="Picture 12" descr="Blo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jpg"/>
                    <pic:cNvPicPr/>
                  </pic:nvPicPr>
                  <pic:blipFill>
                    <a:blip r:embed="rId89"/>
                    <a:stretch>
                      <a:fillRect/>
                    </a:stretch>
                  </pic:blipFill>
                  <pic:spPr>
                    <a:xfrm>
                      <a:off x="0" y="0"/>
                      <a:ext cx="1945341" cy="2400634"/>
                    </a:xfrm>
                    <a:prstGeom prst="rect">
                      <a:avLst/>
                    </a:prstGeom>
                  </pic:spPr>
                </pic:pic>
              </a:graphicData>
            </a:graphic>
          </wp:inline>
        </w:drawing>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p w:rsidR="00BF32F9" w:rsidRPr="00E84E24" w:rsidRDefault="00BF32F9" w:rsidP="00E84E24">
      <w:pPr>
        <w:tabs>
          <w:tab w:val="center" w:pos="4800"/>
          <w:tab w:val="right" w:pos="9500"/>
        </w:tabs>
        <w:ind w:firstLine="720"/>
        <w:jc w:val="both"/>
        <w:rPr>
          <w:noProof/>
          <w:sz w:val="20"/>
          <w:szCs w:val="20"/>
        </w:rPr>
      </w:pPr>
      <w:r w:rsidRPr="00E84E24">
        <w:rPr>
          <w:noProof/>
          <w:sz w:val="20"/>
          <w:szCs w:val="20"/>
        </w:rPr>
        <w:t>Figure  11: The system block diagram</w:t>
      </w:r>
    </w:p>
    <w:p w:rsidR="00BF32F9" w:rsidRPr="00E84E24" w:rsidRDefault="00BF32F9" w:rsidP="00FC7497">
      <w:pPr>
        <w:tabs>
          <w:tab w:val="center" w:pos="4800"/>
          <w:tab w:val="right" w:pos="9500"/>
        </w:tabs>
        <w:ind w:firstLine="720"/>
        <w:jc w:val="both"/>
        <w:rPr>
          <w:noProof/>
          <w:sz w:val="20"/>
          <w:szCs w:val="20"/>
        </w:rPr>
      </w:pPr>
      <w:r w:rsidRPr="00E84E24">
        <w:rPr>
          <w:b/>
          <w:bCs/>
          <w:noProof/>
          <w:sz w:val="20"/>
          <w:szCs w:val="20"/>
        </w:rPr>
        <w:t xml:space="preserve">4.3.1  </w:t>
      </w:r>
      <w:bookmarkStart w:id="14" w:name="GrindEQpgref4d7d314e13"/>
      <w:bookmarkEnd w:id="14"/>
      <w:r w:rsidRPr="00E84E24">
        <w:rPr>
          <w:b/>
          <w:bCs/>
          <w:noProof/>
          <w:sz w:val="20"/>
          <w:szCs w:val="20"/>
        </w:rPr>
        <w:t xml:space="preserve">Digit Zero Classifier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As mentioned above it was clear that the Arabic Digit '0' will need offline feature to be discriminable from others digits. The main feature that differentiates between 0 and other digits is the size, number of points and aspect ratio. Unfortunately, they are not enough to get high accuracy required in the first stage. Therefore we tried various offline features to detect the Arabic Digit '0'. Finally, we choose to computes the number of transitions from white pixels to black pixel and vice-versa in a specific direction (see Fig 12). To reduce the dimensionality of the feature vector we choose to take only 3 transitions in every direction of vertical, horizontal, left diagonal and right diagonal.</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Figure 12 shows that Arabic digit '0' can be distinguished from other digits as it has a single transition in all direction. In contrast to other digits as for example, '4' has high number of transition vertical transition and digit '7' has high number of transition in horizontal direction.</w:t>
      </w:r>
    </w:p>
    <w:p w:rsidR="00BF32F9" w:rsidRPr="00E84E24" w:rsidRDefault="0042035C" w:rsidP="00FC7497">
      <w:pPr>
        <w:tabs>
          <w:tab w:val="center" w:pos="4800"/>
          <w:tab w:val="right" w:pos="9500"/>
        </w:tabs>
        <w:ind w:firstLine="720"/>
        <w:jc w:val="both"/>
        <w:rPr>
          <w:noProof/>
          <w:sz w:val="20"/>
          <w:szCs w:val="20"/>
        </w:rPr>
      </w:pPr>
      <w:r w:rsidRPr="00E84E24">
        <w:rPr>
          <w:noProof/>
          <w:sz w:val="20"/>
          <w:szCs w:val="20"/>
        </w:rPr>
        <w:drawing>
          <wp:inline distT="0" distB="0" distL="0" distR="0">
            <wp:extent cx="2334536" cy="695497"/>
            <wp:effectExtent l="19050" t="0" r="8614" b="0"/>
            <wp:docPr id="68" name="Picture 67" descr="Tran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2.jpg"/>
                    <pic:cNvPicPr/>
                  </pic:nvPicPr>
                  <pic:blipFill>
                    <a:blip r:embed="rId90"/>
                    <a:stretch>
                      <a:fillRect/>
                    </a:stretch>
                  </pic:blipFill>
                  <pic:spPr>
                    <a:xfrm flipV="1">
                      <a:off x="0" y="0"/>
                      <a:ext cx="2335876" cy="695896"/>
                    </a:xfrm>
                    <a:prstGeom prst="rect">
                      <a:avLst/>
                    </a:prstGeom>
                  </pic:spPr>
                </pic:pic>
              </a:graphicData>
            </a:graphic>
          </wp:inline>
        </w:drawing>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Figure  12: The direction of transition features in digit '0' , '4' and '7' </w:t>
      </w:r>
    </w:p>
    <w:p w:rsidR="00BF32F9" w:rsidRPr="00E84E24" w:rsidRDefault="00BF32F9" w:rsidP="00E84E24">
      <w:pPr>
        <w:tabs>
          <w:tab w:val="center" w:pos="4800"/>
          <w:tab w:val="right" w:pos="9500"/>
        </w:tabs>
        <w:ind w:firstLine="720"/>
        <w:jc w:val="both"/>
        <w:rPr>
          <w:noProof/>
          <w:sz w:val="20"/>
          <w:szCs w:val="20"/>
        </w:rPr>
      </w:pPr>
      <w:r w:rsidRPr="00E84E24">
        <w:rPr>
          <w:noProof/>
          <w:sz w:val="20"/>
          <w:szCs w:val="20"/>
        </w:rPr>
        <w:t xml:space="preserve">  </w:t>
      </w:r>
    </w:p>
    <w:p w:rsidR="00BF32F9" w:rsidRPr="00E84E24" w:rsidRDefault="00BF32F9" w:rsidP="00FC7497">
      <w:pPr>
        <w:tabs>
          <w:tab w:val="center" w:pos="4800"/>
          <w:tab w:val="right" w:pos="9500"/>
        </w:tabs>
        <w:ind w:firstLine="720"/>
        <w:jc w:val="both"/>
        <w:rPr>
          <w:noProof/>
          <w:sz w:val="20"/>
          <w:szCs w:val="20"/>
        </w:rPr>
      </w:pPr>
      <w:r w:rsidRPr="00E84E24">
        <w:rPr>
          <w:b/>
          <w:bCs/>
          <w:noProof/>
        </w:rPr>
        <w:t xml:space="preserve">5  </w:t>
      </w:r>
      <w:bookmarkStart w:id="15" w:name="GrindEQpgref4d7d314e14"/>
      <w:bookmarkEnd w:id="15"/>
      <w:r w:rsidRPr="00E84E24">
        <w:rPr>
          <w:b/>
          <w:bCs/>
          <w:noProof/>
        </w:rPr>
        <w:t>Results</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The system is composed of two stages (see Fig 11 ). The first stage is a Digit Zero Classifier and the second stage is used to classify digit from (1 to 9). Since the first stage focus only on the zero digits we used single linear SVM classifier. However, we needed a multi class classifier for the second stage. The nonlinear SVM is originally designed for 2-class problem. Extending it to multi-class can be done using the One Versus One (OVO) or the One Versus All (OVA) schemes. We used the OVO scheme to </w:t>
      </w:r>
      <w:r w:rsidRPr="00E84E24">
        <w:rPr>
          <w:noProof/>
          <w:sz w:val="20"/>
          <w:szCs w:val="20"/>
        </w:rPr>
        <w:lastRenderedPageBreak/>
        <w:t>classify 9 digits which means we have 36 linear classifiers.</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The input feature vector for the first stage consist of 15 features divided into 12 transition features and three global feature. (see section 4.3.1). The second stage uses a multi-class nonlinear SVM classifier with input feature vector of length 166 for second stage. The (166 )-element feature vector is a concatenation of the following feature: F1 (156 elements), F2 (1 element), F3 (9 elements).</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The collected AOD dataset is divided into 80% of the writers as trainset and 20% of the writers as testset. All the result shown are computed on the testset. The accurcay is defined as the nubmer of correctly classified digits divided by the total number of digits in the testset. Table 2 shows the accuracy of the different stages of the system. The results shows that the first stage achieved accuracy of 99.6899% and the second stage which consist of OVO non linear SVM classifer achieved an accuracy of 98.89% on digits from 1 to 9 only. Table 2 shows that the overall accuracy of the system is 98.73%. Figure 13 shows a sample of some of the confused digits.</w:t>
      </w:r>
    </w:p>
    <w:p w:rsidR="00BF32F9" w:rsidRPr="00E84E24" w:rsidRDefault="00BF32F9" w:rsidP="00E84E24">
      <w:pPr>
        <w:tabs>
          <w:tab w:val="center" w:pos="4800"/>
          <w:tab w:val="right" w:pos="9500"/>
        </w:tabs>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Table  2:  Results of different stages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tbl>
      <w:tblPr>
        <w:tblW w:w="0" w:type="auto"/>
        <w:jc w:val="center"/>
        <w:tblInd w:w="108" w:type="dxa"/>
        <w:tblLook w:val="0000"/>
      </w:tblPr>
      <w:tblGrid>
        <w:gridCol w:w="1500"/>
        <w:gridCol w:w="1500"/>
      </w:tblGrid>
      <w:tr w:rsidR="00BF32F9" w:rsidRPr="00E84E24" w:rsidTr="0042035C">
        <w:trPr>
          <w:jc w:val="center"/>
        </w:trPr>
        <w:tc>
          <w:tcPr>
            <w:tcW w:w="1500" w:type="dxa"/>
            <w:tcBorders>
              <w:top w:val="single" w:sz="4" w:space="0" w:color="auto"/>
              <w:left w:val="single" w:sz="4" w:space="0" w:color="auto"/>
              <w:bottom w:val="single" w:sz="4" w:space="0" w:color="auto"/>
              <w:right w:val="single" w:sz="4" w:space="0" w:color="auto"/>
            </w:tcBorders>
          </w:tcPr>
          <w:p w:rsidR="00BF32F9" w:rsidRPr="00E84E24" w:rsidRDefault="00BF32F9" w:rsidP="00FC7497">
            <w:pPr>
              <w:tabs>
                <w:tab w:val="center" w:pos="4800"/>
                <w:tab w:val="right" w:pos="9500"/>
              </w:tabs>
              <w:jc w:val="both"/>
              <w:rPr>
                <w:sz w:val="20"/>
                <w:szCs w:val="20"/>
              </w:rPr>
            </w:pPr>
            <w:r w:rsidRPr="00E84E24">
              <w:rPr>
                <w:sz w:val="20"/>
                <w:szCs w:val="20"/>
              </w:rPr>
              <w:t xml:space="preserve">  Stage </w:t>
            </w:r>
          </w:p>
        </w:tc>
        <w:tc>
          <w:tcPr>
            <w:tcW w:w="1500" w:type="dxa"/>
            <w:tcBorders>
              <w:top w:val="single" w:sz="4" w:space="0" w:color="auto"/>
              <w:left w:val="single" w:sz="4" w:space="0" w:color="auto"/>
              <w:bottom w:val="single" w:sz="4" w:space="0" w:color="auto"/>
              <w:right w:val="single" w:sz="4" w:space="0" w:color="auto"/>
            </w:tcBorders>
          </w:tcPr>
          <w:p w:rsidR="00BF32F9" w:rsidRPr="00E84E24" w:rsidRDefault="00BF32F9" w:rsidP="00FC7497">
            <w:pPr>
              <w:tabs>
                <w:tab w:val="center" w:pos="4800"/>
                <w:tab w:val="right" w:pos="9500"/>
              </w:tabs>
              <w:jc w:val="both"/>
              <w:rPr>
                <w:sz w:val="20"/>
                <w:szCs w:val="20"/>
              </w:rPr>
            </w:pPr>
            <w:r w:rsidRPr="00E84E24">
              <w:rPr>
                <w:sz w:val="20"/>
                <w:szCs w:val="20"/>
              </w:rPr>
              <w:t xml:space="preserve"> Accuracy </w:t>
            </w:r>
          </w:p>
        </w:tc>
      </w:tr>
      <w:tr w:rsidR="00BF32F9" w:rsidRPr="00E84E24" w:rsidTr="0042035C">
        <w:trPr>
          <w:jc w:val="center"/>
        </w:trPr>
        <w:tc>
          <w:tcPr>
            <w:tcW w:w="1500" w:type="dxa"/>
            <w:tcBorders>
              <w:top w:val="single" w:sz="4" w:space="0" w:color="auto"/>
              <w:left w:val="single" w:sz="4" w:space="0" w:color="auto"/>
              <w:bottom w:val="single" w:sz="4" w:space="0" w:color="auto"/>
              <w:right w:val="single" w:sz="4" w:space="0" w:color="auto"/>
            </w:tcBorders>
          </w:tcPr>
          <w:p w:rsidR="00BF32F9" w:rsidRPr="00E84E24" w:rsidRDefault="00BF32F9" w:rsidP="00FC7497">
            <w:pPr>
              <w:tabs>
                <w:tab w:val="center" w:pos="4800"/>
                <w:tab w:val="right" w:pos="9500"/>
              </w:tabs>
              <w:jc w:val="both"/>
              <w:rPr>
                <w:sz w:val="20"/>
                <w:szCs w:val="20"/>
              </w:rPr>
            </w:pPr>
            <w:r w:rsidRPr="00E84E24">
              <w:rPr>
                <w:sz w:val="20"/>
                <w:szCs w:val="20"/>
              </w:rPr>
              <w:t xml:space="preserve"> Stage 1 </w:t>
            </w:r>
          </w:p>
        </w:tc>
        <w:tc>
          <w:tcPr>
            <w:tcW w:w="1500" w:type="dxa"/>
            <w:tcBorders>
              <w:top w:val="single" w:sz="4" w:space="0" w:color="auto"/>
              <w:left w:val="single" w:sz="4" w:space="0" w:color="auto"/>
              <w:bottom w:val="single" w:sz="4" w:space="0" w:color="auto"/>
              <w:right w:val="single" w:sz="4" w:space="0" w:color="auto"/>
            </w:tcBorders>
          </w:tcPr>
          <w:p w:rsidR="00BF32F9" w:rsidRPr="00E84E24" w:rsidRDefault="00BF32F9" w:rsidP="00FC7497">
            <w:pPr>
              <w:tabs>
                <w:tab w:val="center" w:pos="4800"/>
                <w:tab w:val="right" w:pos="9500"/>
              </w:tabs>
              <w:jc w:val="both"/>
              <w:rPr>
                <w:sz w:val="20"/>
                <w:szCs w:val="20"/>
              </w:rPr>
            </w:pPr>
            <w:r w:rsidRPr="00E84E24">
              <w:rPr>
                <w:sz w:val="20"/>
                <w:szCs w:val="20"/>
              </w:rPr>
              <w:t xml:space="preserve"> 99.6899 </w:t>
            </w:r>
          </w:p>
        </w:tc>
      </w:tr>
      <w:tr w:rsidR="00BF32F9" w:rsidRPr="00E84E24" w:rsidTr="0042035C">
        <w:trPr>
          <w:jc w:val="center"/>
        </w:trPr>
        <w:tc>
          <w:tcPr>
            <w:tcW w:w="1500" w:type="dxa"/>
            <w:tcBorders>
              <w:top w:val="single" w:sz="4" w:space="0" w:color="auto"/>
              <w:left w:val="single" w:sz="4" w:space="0" w:color="auto"/>
              <w:bottom w:val="single" w:sz="4" w:space="0" w:color="auto"/>
              <w:right w:val="single" w:sz="4" w:space="0" w:color="auto"/>
            </w:tcBorders>
          </w:tcPr>
          <w:p w:rsidR="00BF32F9" w:rsidRPr="00E84E24" w:rsidRDefault="00BF32F9" w:rsidP="00FC7497">
            <w:pPr>
              <w:tabs>
                <w:tab w:val="center" w:pos="4800"/>
                <w:tab w:val="right" w:pos="9500"/>
              </w:tabs>
              <w:jc w:val="both"/>
              <w:rPr>
                <w:sz w:val="20"/>
                <w:szCs w:val="20"/>
              </w:rPr>
            </w:pPr>
            <w:r w:rsidRPr="00E84E24">
              <w:rPr>
                <w:sz w:val="20"/>
                <w:szCs w:val="20"/>
              </w:rPr>
              <w:t xml:space="preserve"> Stage 2 </w:t>
            </w:r>
          </w:p>
        </w:tc>
        <w:tc>
          <w:tcPr>
            <w:tcW w:w="1500" w:type="dxa"/>
            <w:tcBorders>
              <w:top w:val="single" w:sz="4" w:space="0" w:color="auto"/>
              <w:left w:val="single" w:sz="4" w:space="0" w:color="auto"/>
              <w:bottom w:val="single" w:sz="4" w:space="0" w:color="auto"/>
              <w:right w:val="single" w:sz="4" w:space="0" w:color="auto"/>
            </w:tcBorders>
          </w:tcPr>
          <w:p w:rsidR="00BF32F9" w:rsidRPr="00E84E24" w:rsidRDefault="00BF32F9" w:rsidP="00FC7497">
            <w:pPr>
              <w:tabs>
                <w:tab w:val="center" w:pos="4800"/>
                <w:tab w:val="right" w:pos="9500"/>
              </w:tabs>
              <w:jc w:val="both"/>
              <w:rPr>
                <w:sz w:val="20"/>
                <w:szCs w:val="20"/>
              </w:rPr>
            </w:pPr>
            <w:r w:rsidRPr="00E84E24">
              <w:rPr>
                <w:sz w:val="20"/>
                <w:szCs w:val="20"/>
              </w:rPr>
              <w:t xml:space="preserve"> 98.89 </w:t>
            </w:r>
          </w:p>
        </w:tc>
      </w:tr>
      <w:tr w:rsidR="00BF32F9" w:rsidRPr="00E84E24" w:rsidTr="0042035C">
        <w:trPr>
          <w:jc w:val="center"/>
        </w:trPr>
        <w:tc>
          <w:tcPr>
            <w:tcW w:w="1500" w:type="dxa"/>
            <w:tcBorders>
              <w:top w:val="single" w:sz="4" w:space="0" w:color="auto"/>
              <w:left w:val="single" w:sz="4" w:space="0" w:color="auto"/>
              <w:bottom w:val="single" w:sz="4" w:space="0" w:color="auto"/>
              <w:right w:val="single" w:sz="4" w:space="0" w:color="auto"/>
            </w:tcBorders>
          </w:tcPr>
          <w:p w:rsidR="00BF32F9" w:rsidRPr="00E84E24" w:rsidRDefault="00BF32F9" w:rsidP="00FC7497">
            <w:pPr>
              <w:tabs>
                <w:tab w:val="center" w:pos="4800"/>
                <w:tab w:val="right" w:pos="9500"/>
              </w:tabs>
              <w:jc w:val="both"/>
              <w:rPr>
                <w:sz w:val="20"/>
                <w:szCs w:val="20"/>
              </w:rPr>
            </w:pPr>
            <w:r w:rsidRPr="00E84E24">
              <w:rPr>
                <w:sz w:val="20"/>
                <w:szCs w:val="20"/>
              </w:rPr>
              <w:t xml:space="preserve"> Overall System </w:t>
            </w:r>
          </w:p>
        </w:tc>
        <w:tc>
          <w:tcPr>
            <w:tcW w:w="1500" w:type="dxa"/>
            <w:tcBorders>
              <w:top w:val="single" w:sz="4" w:space="0" w:color="auto"/>
              <w:left w:val="single" w:sz="4" w:space="0" w:color="auto"/>
              <w:bottom w:val="single" w:sz="4" w:space="0" w:color="auto"/>
              <w:right w:val="single" w:sz="4" w:space="0" w:color="auto"/>
            </w:tcBorders>
          </w:tcPr>
          <w:p w:rsidR="00BF32F9" w:rsidRPr="00E84E24" w:rsidRDefault="00BF32F9" w:rsidP="00FC7497">
            <w:pPr>
              <w:tabs>
                <w:tab w:val="center" w:pos="4800"/>
                <w:tab w:val="right" w:pos="9500"/>
              </w:tabs>
              <w:jc w:val="both"/>
              <w:rPr>
                <w:sz w:val="20"/>
                <w:szCs w:val="20"/>
              </w:rPr>
            </w:pPr>
            <w:r w:rsidRPr="00E84E24">
              <w:rPr>
                <w:sz w:val="20"/>
                <w:szCs w:val="20"/>
              </w:rPr>
              <w:t xml:space="preserve"> 98.73 </w:t>
            </w:r>
          </w:p>
        </w:tc>
      </w:tr>
    </w:tbl>
    <w:p w:rsidR="00BF32F9" w:rsidRPr="00E84E24" w:rsidRDefault="00BF32F9" w:rsidP="00E84E24">
      <w:pPr>
        <w:tabs>
          <w:tab w:val="center" w:pos="4800"/>
          <w:tab w:val="right" w:pos="9500"/>
        </w:tabs>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drawing>
          <wp:inline distT="0" distB="0" distL="0" distR="0">
            <wp:extent cx="2223218" cy="497577"/>
            <wp:effectExtent l="19050" t="0" r="5632" b="0"/>
            <wp:docPr id="54" name="Picture 54" descr="D:\DesktopDoc\figures\con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DesktopDoc\figures\conf2.jpg"/>
                    <pic:cNvPicPr>
                      <a:picLocks noChangeAspect="1" noChangeArrowheads="1"/>
                    </pic:cNvPicPr>
                  </pic:nvPicPr>
                  <pic:blipFill>
                    <a:blip r:link="rId91"/>
                    <a:srcRect/>
                    <a:stretch>
                      <a:fillRect/>
                    </a:stretch>
                  </pic:blipFill>
                  <pic:spPr bwMode="auto">
                    <a:xfrm>
                      <a:off x="0" y="0"/>
                      <a:ext cx="2219302" cy="496701"/>
                    </a:xfrm>
                    <a:prstGeom prst="rect">
                      <a:avLst/>
                    </a:prstGeom>
                    <a:noFill/>
                    <a:ln w="9525">
                      <a:noFill/>
                      <a:miter lim="800000"/>
                      <a:headEnd/>
                      <a:tailEnd/>
                    </a:ln>
                  </pic:spPr>
                </pic:pic>
              </a:graphicData>
            </a:graphic>
          </wp:inline>
        </w:drawing>
      </w:r>
    </w:p>
    <w:p w:rsidR="00BF32F9" w:rsidRPr="00E84E24" w:rsidRDefault="00BF32F9" w:rsidP="00E84E24">
      <w:pPr>
        <w:tabs>
          <w:tab w:val="center" w:pos="4800"/>
          <w:tab w:val="right" w:pos="9500"/>
        </w:tabs>
        <w:ind w:firstLine="720"/>
        <w:jc w:val="both"/>
        <w:rPr>
          <w:noProof/>
          <w:sz w:val="20"/>
          <w:szCs w:val="20"/>
        </w:rPr>
      </w:pPr>
      <w:r w:rsidRPr="00E84E24">
        <w:rPr>
          <w:noProof/>
          <w:sz w:val="20"/>
          <w:szCs w:val="20"/>
        </w:rPr>
        <w:t xml:space="preserve">Figure  13: </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b/>
          <w:bCs/>
          <w:noProof/>
          <w:sz w:val="22"/>
          <w:szCs w:val="22"/>
        </w:rPr>
        <w:t xml:space="preserve">5.1  </w:t>
      </w:r>
      <w:bookmarkStart w:id="16" w:name="GrindEQpgref4d7d314e15"/>
      <w:bookmarkEnd w:id="16"/>
      <w:r w:rsidRPr="00E84E24">
        <w:rPr>
          <w:b/>
          <w:bCs/>
          <w:noProof/>
          <w:sz w:val="22"/>
          <w:szCs w:val="22"/>
        </w:rPr>
        <w:t>Comparison with commercial products</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Vision Objects has built a cursive Arabic handwriting recognition system for ICDAR 2009 Online Arabic Handwriting Recognition Competition [2] called MyScript Studio Notes Edition[10]. MyScript Studio Notes Edition attained the first place in ICDAR 2009 competition. We choose to compare our system to MyScript Studio Notes Edition as on of the best commercial handwriting systems. Ten of our test set writers have been asked to write Arabic digits on My Script Notes Edition as shown in Fig13</w:t>
      </w:r>
      <w:r w:rsidR="0042035C" w:rsidRPr="00E84E24">
        <w:rPr>
          <w:noProof/>
          <w:sz w:val="20"/>
          <w:szCs w:val="20"/>
        </w:rPr>
        <w:t xml:space="preserve"> (a)</w:t>
      </w:r>
      <w:r w:rsidRPr="00E84E24">
        <w:rPr>
          <w:noProof/>
          <w:sz w:val="20"/>
          <w:szCs w:val="20"/>
        </w:rPr>
        <w:t>.</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The results of My Script recognition are shown in Fig. 13</w:t>
      </w:r>
      <w:r w:rsidR="0042035C" w:rsidRPr="00E84E24">
        <w:rPr>
          <w:noProof/>
          <w:sz w:val="20"/>
          <w:szCs w:val="20"/>
        </w:rPr>
        <w:t xml:space="preserve"> (b)</w:t>
      </w:r>
      <w:r w:rsidRPr="00E84E24">
        <w:rPr>
          <w:noProof/>
          <w:sz w:val="20"/>
          <w:szCs w:val="20"/>
        </w:rPr>
        <w:t xml:space="preserve">. It is clear from the figure that My Script confuses many Arabic digits with other Arabic characters or Latin digits because of the similarity in visual appearance. For example, Arabic digit '4' is confused with Arabic character ' </w:t>
      </w:r>
      <w:r w:rsidR="0042035C" w:rsidRPr="00E84E24">
        <w:rPr>
          <w:rFonts w:hint="cs"/>
          <w:noProof/>
          <w:sz w:val="20"/>
          <w:szCs w:val="20"/>
          <w:rtl/>
          <w:lang w:bidi="ar-EG"/>
        </w:rPr>
        <w:t>ع</w:t>
      </w:r>
      <w:r w:rsidRPr="00E84E24">
        <w:rPr>
          <w:noProof/>
          <w:sz w:val="20"/>
          <w:szCs w:val="20"/>
        </w:rPr>
        <w:t xml:space="preserve">' and Arabic digit '5' is confused with Arabic character </w:t>
      </w:r>
      <w:r w:rsidR="0042035C" w:rsidRPr="00E84E24">
        <w:rPr>
          <w:rFonts w:hint="cs"/>
          <w:noProof/>
          <w:sz w:val="20"/>
          <w:szCs w:val="20"/>
          <w:rtl/>
        </w:rPr>
        <w:t xml:space="preserve"> </w:t>
      </w:r>
      <w:r w:rsidR="0042035C" w:rsidRPr="00E84E24">
        <w:rPr>
          <w:noProof/>
          <w:sz w:val="20"/>
          <w:szCs w:val="20"/>
        </w:rPr>
        <w:t xml:space="preserve">  '</w:t>
      </w:r>
      <w:r w:rsidR="0042035C" w:rsidRPr="00E84E24">
        <w:rPr>
          <w:rFonts w:hint="cs"/>
          <w:noProof/>
          <w:sz w:val="20"/>
          <w:szCs w:val="20"/>
          <w:rtl/>
        </w:rPr>
        <w:t xml:space="preserve"> ه</w:t>
      </w:r>
      <w:r w:rsidRPr="00E84E24">
        <w:rPr>
          <w:noProof/>
          <w:sz w:val="20"/>
          <w:szCs w:val="20"/>
        </w:rPr>
        <w:t>'. Also, Arabic digit '0' could not be recognized at all by My Script. This poor performance takes place because My Script recognizes both Arabic Characters and digits in one system. Our proposed system is dedicated to recognition of Arabic digits only and, thus, produces superi</w:t>
      </w:r>
      <w:r w:rsidR="0042035C" w:rsidRPr="00E84E24">
        <w:rPr>
          <w:noProof/>
          <w:sz w:val="20"/>
          <w:szCs w:val="20"/>
        </w:rPr>
        <w:t>or results.</w:t>
      </w:r>
    </w:p>
    <w:p w:rsidR="0042035C" w:rsidRPr="00E84E24" w:rsidRDefault="0042035C" w:rsidP="00FC7497">
      <w:pPr>
        <w:tabs>
          <w:tab w:val="center" w:pos="4800"/>
          <w:tab w:val="right" w:pos="9500"/>
        </w:tabs>
        <w:ind w:firstLine="720"/>
        <w:jc w:val="both"/>
        <w:rPr>
          <w:noProof/>
          <w:sz w:val="20"/>
          <w:szCs w:val="20"/>
        </w:rPr>
      </w:pPr>
    </w:p>
    <w:p w:rsidR="0042035C" w:rsidRPr="00E84E24" w:rsidRDefault="0042035C" w:rsidP="00E84E24">
      <w:pPr>
        <w:tabs>
          <w:tab w:val="center" w:pos="4800"/>
          <w:tab w:val="right" w:pos="9500"/>
        </w:tabs>
        <w:ind w:firstLine="720"/>
        <w:jc w:val="center"/>
        <w:rPr>
          <w:noProof/>
          <w:sz w:val="20"/>
          <w:szCs w:val="20"/>
        </w:rPr>
      </w:pPr>
      <w:r w:rsidRPr="00E84E24">
        <w:rPr>
          <w:noProof/>
          <w:sz w:val="20"/>
          <w:szCs w:val="20"/>
        </w:rPr>
        <w:t>paper</w:t>
      </w:r>
    </w:p>
    <w:p w:rsidR="00BF32F9" w:rsidRPr="00E84E24" w:rsidRDefault="00BF32F9" w:rsidP="00E84E24">
      <w:pPr>
        <w:tabs>
          <w:tab w:val="center" w:pos="4800"/>
          <w:tab w:val="right" w:pos="9500"/>
        </w:tabs>
        <w:ind w:firstLine="720"/>
        <w:jc w:val="center"/>
        <w:rPr>
          <w:noProof/>
          <w:sz w:val="20"/>
          <w:szCs w:val="20"/>
        </w:rPr>
      </w:pPr>
      <w:r w:rsidRPr="00E84E24">
        <w:rPr>
          <w:noProof/>
          <w:sz w:val="20"/>
          <w:szCs w:val="20"/>
        </w:rPr>
        <w:drawing>
          <wp:inline distT="0" distB="0" distL="0" distR="0">
            <wp:extent cx="1388331" cy="1894157"/>
            <wp:effectExtent l="19050" t="0" r="2319" b="0"/>
            <wp:docPr id="55" name="Picture 55" descr="D:\DesktopDoc\figures\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DesktopDoc\figures\page.jpg"/>
                    <pic:cNvPicPr>
                      <a:picLocks noChangeAspect="1" noChangeArrowheads="1"/>
                    </pic:cNvPicPr>
                  </pic:nvPicPr>
                  <pic:blipFill>
                    <a:blip r:link="rId92"/>
                    <a:srcRect/>
                    <a:stretch>
                      <a:fillRect/>
                    </a:stretch>
                  </pic:blipFill>
                  <pic:spPr bwMode="auto">
                    <a:xfrm>
                      <a:off x="0" y="0"/>
                      <a:ext cx="1392377" cy="1899677"/>
                    </a:xfrm>
                    <a:prstGeom prst="rect">
                      <a:avLst/>
                    </a:prstGeom>
                    <a:noFill/>
                    <a:ln w="9525">
                      <a:noFill/>
                      <a:miter lim="800000"/>
                      <a:headEnd/>
                      <a:tailEnd/>
                    </a:ln>
                  </pic:spPr>
                </pic:pic>
              </a:graphicData>
            </a:graphic>
          </wp:inline>
        </w:drawing>
      </w:r>
    </w:p>
    <w:p w:rsidR="0042035C" w:rsidRPr="00E84E24" w:rsidRDefault="0042035C" w:rsidP="00E84E24">
      <w:pPr>
        <w:tabs>
          <w:tab w:val="center" w:pos="4800"/>
          <w:tab w:val="right" w:pos="9500"/>
        </w:tabs>
        <w:ind w:firstLine="720"/>
        <w:jc w:val="center"/>
        <w:rPr>
          <w:noProof/>
          <w:sz w:val="20"/>
          <w:szCs w:val="20"/>
        </w:rPr>
      </w:pPr>
      <w:r w:rsidRPr="00E84E24">
        <w:rPr>
          <w:noProof/>
          <w:sz w:val="20"/>
          <w:szCs w:val="20"/>
        </w:rPr>
        <w:t>result</w:t>
      </w:r>
    </w:p>
    <w:p w:rsidR="00BF32F9" w:rsidRPr="00E84E24" w:rsidRDefault="00BF32F9" w:rsidP="00E84E24">
      <w:pPr>
        <w:tabs>
          <w:tab w:val="center" w:pos="4800"/>
          <w:tab w:val="right" w:pos="9500"/>
        </w:tabs>
        <w:ind w:firstLine="720"/>
        <w:jc w:val="center"/>
        <w:rPr>
          <w:noProof/>
          <w:sz w:val="20"/>
          <w:szCs w:val="20"/>
        </w:rPr>
      </w:pPr>
      <w:r w:rsidRPr="00E84E24">
        <w:rPr>
          <w:noProof/>
          <w:sz w:val="20"/>
          <w:szCs w:val="20"/>
        </w:rPr>
        <w:drawing>
          <wp:inline distT="0" distB="0" distL="0" distR="0">
            <wp:extent cx="2946787" cy="324902"/>
            <wp:effectExtent l="19050" t="0" r="5963" b="0"/>
            <wp:docPr id="56" name="Picture 56" descr="D:\DesktopDoc\figures\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DesktopDoc\figures\res.jpg"/>
                    <pic:cNvPicPr>
                      <a:picLocks noChangeAspect="1" noChangeArrowheads="1"/>
                    </pic:cNvPicPr>
                  </pic:nvPicPr>
                  <pic:blipFill>
                    <a:blip r:link="rId93"/>
                    <a:srcRect/>
                    <a:stretch>
                      <a:fillRect/>
                    </a:stretch>
                  </pic:blipFill>
                  <pic:spPr bwMode="auto">
                    <a:xfrm>
                      <a:off x="0" y="0"/>
                      <a:ext cx="2944161" cy="324612"/>
                    </a:xfrm>
                    <a:prstGeom prst="rect">
                      <a:avLst/>
                    </a:prstGeom>
                    <a:noFill/>
                    <a:ln w="9525">
                      <a:noFill/>
                      <a:miter lim="800000"/>
                      <a:headEnd/>
                      <a:tailEnd/>
                    </a:ln>
                  </pic:spPr>
                </pic:pic>
              </a:graphicData>
            </a:graphic>
          </wp:inline>
        </w:drawing>
      </w:r>
    </w:p>
    <w:p w:rsidR="00BF32F9" w:rsidRPr="00E84E24" w:rsidRDefault="00BF32F9" w:rsidP="00E84E24">
      <w:pPr>
        <w:tabs>
          <w:tab w:val="center" w:pos="4800"/>
          <w:tab w:val="right" w:pos="9500"/>
        </w:tabs>
        <w:ind w:firstLine="720"/>
        <w:jc w:val="center"/>
        <w:rPr>
          <w:noProof/>
          <w:sz w:val="20"/>
          <w:szCs w:val="20"/>
        </w:rPr>
      </w:pPr>
      <w:r w:rsidRPr="00E84E24">
        <w:rPr>
          <w:noProof/>
          <w:sz w:val="20"/>
          <w:szCs w:val="20"/>
        </w:rPr>
        <w:t>Figure  14: (a) test digits (b) My Script results</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p w:rsidR="00BF32F9" w:rsidRPr="00E84E24" w:rsidRDefault="00BF32F9" w:rsidP="00E84E24">
      <w:pPr>
        <w:tabs>
          <w:tab w:val="center" w:pos="4800"/>
          <w:tab w:val="right" w:pos="9500"/>
        </w:tabs>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Table  3: Comparison between the results of the proposed system and those of My Script.</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tbl>
      <w:tblPr>
        <w:tblW w:w="0" w:type="auto"/>
        <w:jc w:val="center"/>
        <w:tblInd w:w="108" w:type="dxa"/>
        <w:tblLook w:val="0000"/>
      </w:tblPr>
      <w:tblGrid>
        <w:gridCol w:w="1500"/>
        <w:gridCol w:w="1500"/>
      </w:tblGrid>
      <w:tr w:rsidR="00BF32F9" w:rsidRPr="00E84E24" w:rsidTr="0042035C">
        <w:trPr>
          <w:jc w:val="center"/>
        </w:trPr>
        <w:tc>
          <w:tcPr>
            <w:tcW w:w="1500" w:type="dxa"/>
            <w:tcBorders>
              <w:top w:val="single" w:sz="4" w:space="0" w:color="auto"/>
              <w:left w:val="single" w:sz="4" w:space="0" w:color="auto"/>
              <w:bottom w:val="single" w:sz="4" w:space="0" w:color="auto"/>
              <w:right w:val="single" w:sz="4" w:space="0" w:color="auto"/>
            </w:tcBorders>
          </w:tcPr>
          <w:p w:rsidR="00BF32F9" w:rsidRPr="00E84E24" w:rsidRDefault="00BF32F9" w:rsidP="00FC7497">
            <w:pPr>
              <w:tabs>
                <w:tab w:val="center" w:pos="4800"/>
                <w:tab w:val="right" w:pos="9500"/>
              </w:tabs>
              <w:jc w:val="both"/>
              <w:rPr>
                <w:sz w:val="20"/>
                <w:szCs w:val="20"/>
              </w:rPr>
            </w:pPr>
            <w:r w:rsidRPr="00E84E24">
              <w:rPr>
                <w:sz w:val="20"/>
                <w:szCs w:val="20"/>
              </w:rPr>
              <w:t xml:space="preserve">Program </w:t>
            </w:r>
          </w:p>
        </w:tc>
        <w:tc>
          <w:tcPr>
            <w:tcW w:w="1500" w:type="dxa"/>
            <w:tcBorders>
              <w:top w:val="single" w:sz="4" w:space="0" w:color="auto"/>
              <w:left w:val="single" w:sz="4" w:space="0" w:color="auto"/>
              <w:bottom w:val="single" w:sz="4" w:space="0" w:color="auto"/>
              <w:right w:val="single" w:sz="4" w:space="0" w:color="auto"/>
            </w:tcBorders>
          </w:tcPr>
          <w:p w:rsidR="00BF32F9" w:rsidRPr="00E84E24" w:rsidRDefault="00BF32F9" w:rsidP="00FC7497">
            <w:pPr>
              <w:tabs>
                <w:tab w:val="center" w:pos="4800"/>
                <w:tab w:val="right" w:pos="9500"/>
              </w:tabs>
              <w:jc w:val="both"/>
              <w:rPr>
                <w:sz w:val="20"/>
                <w:szCs w:val="20"/>
              </w:rPr>
            </w:pPr>
            <w:r w:rsidRPr="00E84E24">
              <w:rPr>
                <w:sz w:val="20"/>
                <w:szCs w:val="20"/>
              </w:rPr>
              <w:t xml:space="preserve"> Accuracy </w:t>
            </w:r>
          </w:p>
        </w:tc>
      </w:tr>
      <w:tr w:rsidR="00BF32F9" w:rsidRPr="00E84E24" w:rsidTr="0042035C">
        <w:trPr>
          <w:jc w:val="center"/>
        </w:trPr>
        <w:tc>
          <w:tcPr>
            <w:tcW w:w="1500" w:type="dxa"/>
            <w:tcBorders>
              <w:top w:val="single" w:sz="4" w:space="0" w:color="auto"/>
              <w:left w:val="single" w:sz="4" w:space="0" w:color="auto"/>
              <w:bottom w:val="single" w:sz="4" w:space="0" w:color="auto"/>
              <w:right w:val="single" w:sz="4" w:space="0" w:color="auto"/>
            </w:tcBorders>
          </w:tcPr>
          <w:p w:rsidR="00BF32F9" w:rsidRPr="00E84E24" w:rsidRDefault="00BF32F9" w:rsidP="00FC7497">
            <w:pPr>
              <w:tabs>
                <w:tab w:val="center" w:pos="4800"/>
                <w:tab w:val="right" w:pos="9500"/>
              </w:tabs>
              <w:jc w:val="both"/>
              <w:rPr>
                <w:sz w:val="20"/>
                <w:szCs w:val="20"/>
              </w:rPr>
            </w:pPr>
            <w:r w:rsidRPr="00E84E24">
              <w:rPr>
                <w:sz w:val="20"/>
                <w:szCs w:val="20"/>
              </w:rPr>
              <w:t xml:space="preserve"> our System </w:t>
            </w:r>
          </w:p>
        </w:tc>
        <w:tc>
          <w:tcPr>
            <w:tcW w:w="1500" w:type="dxa"/>
            <w:tcBorders>
              <w:top w:val="single" w:sz="4" w:space="0" w:color="auto"/>
              <w:left w:val="single" w:sz="4" w:space="0" w:color="auto"/>
              <w:bottom w:val="single" w:sz="4" w:space="0" w:color="auto"/>
              <w:right w:val="single" w:sz="4" w:space="0" w:color="auto"/>
            </w:tcBorders>
          </w:tcPr>
          <w:p w:rsidR="00BF32F9" w:rsidRPr="00E84E24" w:rsidRDefault="00BF32F9" w:rsidP="00FC7497">
            <w:pPr>
              <w:tabs>
                <w:tab w:val="center" w:pos="4800"/>
                <w:tab w:val="right" w:pos="9500"/>
              </w:tabs>
              <w:jc w:val="both"/>
              <w:rPr>
                <w:sz w:val="20"/>
                <w:szCs w:val="20"/>
              </w:rPr>
            </w:pPr>
            <w:r w:rsidRPr="00E84E24">
              <w:rPr>
                <w:sz w:val="20"/>
                <w:szCs w:val="20"/>
              </w:rPr>
              <w:t xml:space="preserve"> 99.64% </w:t>
            </w:r>
          </w:p>
        </w:tc>
      </w:tr>
      <w:tr w:rsidR="00BF32F9" w:rsidRPr="00E84E24" w:rsidTr="0042035C">
        <w:trPr>
          <w:jc w:val="center"/>
        </w:trPr>
        <w:tc>
          <w:tcPr>
            <w:tcW w:w="1500" w:type="dxa"/>
            <w:tcBorders>
              <w:top w:val="single" w:sz="4" w:space="0" w:color="auto"/>
              <w:left w:val="single" w:sz="4" w:space="0" w:color="auto"/>
              <w:bottom w:val="single" w:sz="4" w:space="0" w:color="auto"/>
              <w:right w:val="single" w:sz="4" w:space="0" w:color="auto"/>
            </w:tcBorders>
          </w:tcPr>
          <w:p w:rsidR="00BF32F9" w:rsidRPr="00E84E24" w:rsidRDefault="00BF32F9" w:rsidP="00FC7497">
            <w:pPr>
              <w:tabs>
                <w:tab w:val="center" w:pos="4800"/>
                <w:tab w:val="right" w:pos="9500"/>
              </w:tabs>
              <w:jc w:val="both"/>
              <w:rPr>
                <w:sz w:val="20"/>
                <w:szCs w:val="20"/>
              </w:rPr>
            </w:pPr>
            <w:r w:rsidRPr="00E84E24">
              <w:rPr>
                <w:sz w:val="20"/>
                <w:szCs w:val="20"/>
              </w:rPr>
              <w:t xml:space="preserve"> </w:t>
            </w:r>
            <w:proofErr w:type="spellStart"/>
            <w:r w:rsidRPr="00E84E24">
              <w:rPr>
                <w:sz w:val="20"/>
                <w:szCs w:val="20"/>
              </w:rPr>
              <w:t>MyScript</w:t>
            </w:r>
            <w:proofErr w:type="spellEnd"/>
            <w:r w:rsidRPr="00E84E24">
              <w:rPr>
                <w:sz w:val="20"/>
                <w:szCs w:val="20"/>
              </w:rPr>
              <w:t xml:space="preserve"> </w:t>
            </w:r>
          </w:p>
        </w:tc>
        <w:tc>
          <w:tcPr>
            <w:tcW w:w="1500" w:type="dxa"/>
            <w:tcBorders>
              <w:top w:val="single" w:sz="4" w:space="0" w:color="auto"/>
              <w:left w:val="single" w:sz="4" w:space="0" w:color="auto"/>
              <w:bottom w:val="single" w:sz="4" w:space="0" w:color="auto"/>
              <w:right w:val="single" w:sz="4" w:space="0" w:color="auto"/>
            </w:tcBorders>
          </w:tcPr>
          <w:p w:rsidR="00BF32F9" w:rsidRPr="00E84E24" w:rsidRDefault="00BF32F9" w:rsidP="00FC7497">
            <w:pPr>
              <w:tabs>
                <w:tab w:val="center" w:pos="4800"/>
                <w:tab w:val="right" w:pos="9500"/>
              </w:tabs>
              <w:jc w:val="both"/>
              <w:rPr>
                <w:sz w:val="20"/>
                <w:szCs w:val="20"/>
              </w:rPr>
            </w:pPr>
            <w:r w:rsidRPr="00E84E24">
              <w:rPr>
                <w:sz w:val="20"/>
                <w:szCs w:val="20"/>
              </w:rPr>
              <w:t xml:space="preserve"> 70.689% </w:t>
            </w:r>
          </w:p>
        </w:tc>
      </w:tr>
    </w:tbl>
    <w:p w:rsidR="00BF32F9" w:rsidRPr="00E84E24" w:rsidRDefault="00BF32F9" w:rsidP="00E84E24">
      <w:pPr>
        <w:tabs>
          <w:tab w:val="center" w:pos="4800"/>
          <w:tab w:val="right" w:pos="9500"/>
        </w:tabs>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b/>
          <w:bCs/>
          <w:noProof/>
        </w:rPr>
        <w:t xml:space="preserve">6  </w:t>
      </w:r>
      <w:bookmarkStart w:id="17" w:name="GrindEQpgref4d7d314e16"/>
      <w:bookmarkEnd w:id="17"/>
      <w:r w:rsidRPr="00E84E24">
        <w:rPr>
          <w:b/>
          <w:bCs/>
          <w:noProof/>
        </w:rPr>
        <w:t>Conclusion</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In this paper we presented a system that uses both teporal and spatial information to recognize online Arabic digits. A new on-line Arabic digit dataset was collected to test the performance of the proposed system. The dataset consists of 30,000 samples collected from 300 different writers. The proposed is divided into two main stages, the first stage is to recognize the Arabic digit zero and the second stage is to recognize the remaining digits. The overall recognition rate achieved is 98.6%. The paper also presented a comparison with a commercial system and the results showed that the proposed system is more efficient as it focuses on digit recognition problem only.</w:t>
      </w:r>
    </w:p>
    <w:p w:rsidR="00BF32F9" w:rsidRPr="00E84E24" w:rsidRDefault="00BF32F9" w:rsidP="00E84E24">
      <w:pPr>
        <w:tabs>
          <w:tab w:val="center" w:pos="4800"/>
          <w:tab w:val="right" w:pos="9500"/>
        </w:tabs>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b/>
          <w:bCs/>
          <w:noProof/>
        </w:rPr>
        <w:t>References</w:t>
      </w:r>
      <w:r w:rsidRPr="00E84E24">
        <w:rPr>
          <w:noProof/>
          <w:sz w:val="20"/>
          <w:szCs w:val="20"/>
        </w:rPr>
        <w:t xml:space="preserve"> </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[1]  Sherif Abdelazeem.  A Novel Domain-Specific Feature Extraction Scheme for Arabic Handwritten Digits Recognition. </w:t>
      </w:r>
      <w:r w:rsidRPr="00E84E24">
        <w:rPr>
          <w:i/>
          <w:iCs/>
          <w:noProof/>
          <w:sz w:val="20"/>
          <w:szCs w:val="20"/>
        </w:rPr>
        <w:t xml:space="preserve"> Machine Learning and Applications, Fourth International Conference on</w:t>
      </w:r>
      <w:r w:rsidRPr="00E84E24">
        <w:rPr>
          <w:noProof/>
          <w:sz w:val="20"/>
          <w:szCs w:val="20"/>
        </w:rPr>
        <w:t xml:space="preserve">, 0:247-252, 2009. </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[2]  Abed, Haikal El and Margner, Volker and Kherallah, Monji and Alimi, Adel M.  ICDAR 2009 Arabic Handwriting Recognition Competition. </w:t>
      </w:r>
      <w:r w:rsidRPr="00E84E24">
        <w:rPr>
          <w:i/>
          <w:iCs/>
          <w:noProof/>
          <w:sz w:val="20"/>
          <w:szCs w:val="20"/>
        </w:rPr>
        <w:t xml:space="preserve"> 2009 10th International Conference on Document Analysis and Recognition</w:t>
      </w:r>
      <w:r w:rsidRPr="00E84E24">
        <w:rPr>
          <w:noProof/>
          <w:sz w:val="20"/>
          <w:szCs w:val="20"/>
        </w:rPr>
        <w:t xml:space="preserve">, pages 1383--1387, 2009. </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[3]  Alamri, Huda and Sadri, Javad and Suen, Ching Y and Nobile, Nicola.  A Novel Comprehensive Database for Arabic </w:t>
      </w:r>
      <w:r w:rsidRPr="00E84E24">
        <w:rPr>
          <w:noProof/>
          <w:sz w:val="20"/>
          <w:szCs w:val="20"/>
        </w:rPr>
        <w:lastRenderedPageBreak/>
        <w:t xml:space="preserve">Off-Line Handwriting Recognition. </w:t>
      </w:r>
      <w:r w:rsidRPr="00E84E24">
        <w:rPr>
          <w:i/>
          <w:iCs/>
          <w:noProof/>
          <w:sz w:val="20"/>
          <w:szCs w:val="20"/>
        </w:rPr>
        <w:t xml:space="preserve"> Eleventh International Conference on Frontiers in Handwriting Recognition</w:t>
      </w:r>
      <w:r w:rsidRPr="00E84E24">
        <w:rPr>
          <w:noProof/>
          <w:sz w:val="20"/>
          <w:szCs w:val="20"/>
        </w:rPr>
        <w:t xml:space="preserve">, pages 664--669, Montreal, Montreal, Canada, 2008. </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[4]  Hamdani, Mahdi and Abed, Haikal El and Kherallah, Monji and Alimi, Adel M. Combining Multiple HMMs Using On-line and Off-line Features for Off-line Arabic Handwriting Recognition. </w:t>
      </w:r>
      <w:r w:rsidRPr="00E84E24">
        <w:rPr>
          <w:i/>
          <w:iCs/>
          <w:noProof/>
          <w:sz w:val="20"/>
          <w:szCs w:val="20"/>
        </w:rPr>
        <w:t xml:space="preserve"> 2009 10th International Conference on Document Analysis and Recognition</w:t>
      </w:r>
      <w:r w:rsidRPr="00E84E24">
        <w:rPr>
          <w:noProof/>
          <w:sz w:val="20"/>
          <w:szCs w:val="20"/>
        </w:rPr>
        <w:t xml:space="preserve">, :201--205, 2009. </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[5]  Stefan Jäger and Stefan Manke and Jürgen Reichert and Alex Waibel.  Online handwriting recognition: the NPen++ recognizer. </w:t>
      </w:r>
      <w:r w:rsidRPr="00E84E24">
        <w:rPr>
          <w:i/>
          <w:iCs/>
          <w:noProof/>
          <w:sz w:val="20"/>
          <w:szCs w:val="20"/>
        </w:rPr>
        <w:t xml:space="preserve"> IJDAR</w:t>
      </w:r>
      <w:r w:rsidRPr="00E84E24">
        <w:rPr>
          <w:noProof/>
          <w:sz w:val="20"/>
          <w:szCs w:val="20"/>
        </w:rPr>
        <w:t xml:space="preserve">, 3(3):169-180, 2001. </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[6]  Kherallah, M and Bouri, F and Alimi, A M.  On-line Arabic handwriting recognition system based on visual encoding and genetic algorithm. </w:t>
      </w:r>
      <w:r w:rsidRPr="00E84E24">
        <w:rPr>
          <w:i/>
          <w:iCs/>
          <w:noProof/>
          <w:sz w:val="20"/>
          <w:szCs w:val="20"/>
        </w:rPr>
        <w:t xml:space="preserve"> Engineering Applications of Artificial Intelligence</w:t>
      </w:r>
      <w:r w:rsidRPr="00E84E24">
        <w:rPr>
          <w:noProof/>
          <w:sz w:val="20"/>
          <w:szCs w:val="20"/>
        </w:rPr>
        <w:t xml:space="preserve">, 22:153-170, 2009. </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[7]  Margner, Volker and Abed, Haikal El.  Databases and Competitions: Strategies to Improve Arabic Recognition Systems. </w:t>
      </w:r>
      <w:r w:rsidRPr="00E84E24">
        <w:rPr>
          <w:i/>
          <w:iCs/>
          <w:noProof/>
          <w:sz w:val="20"/>
          <w:szCs w:val="20"/>
        </w:rPr>
        <w:t xml:space="preserve"> SACH06</w:t>
      </w:r>
      <w:r w:rsidRPr="00E84E24">
        <w:rPr>
          <w:noProof/>
          <w:sz w:val="20"/>
          <w:szCs w:val="20"/>
        </w:rPr>
        <w:t xml:space="preserve">, pages 161--169, University of Maryland, College Park, MD, 2006. </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[8]  Mezghani, N. and Mitiche, A. and Cheriet, M. On-line recognition of handwritten Arabic characters using a Kohonen neural network. </w:t>
      </w:r>
      <w:r w:rsidRPr="00E84E24">
        <w:rPr>
          <w:i/>
          <w:iCs/>
          <w:noProof/>
          <w:sz w:val="20"/>
          <w:szCs w:val="20"/>
        </w:rPr>
        <w:t xml:space="preserve"> Proceedings of the Eighth International Workshop on Frontiers in Handwriting Recognition, 2002.</w:t>
      </w:r>
      <w:r w:rsidRPr="00E84E24">
        <w:rPr>
          <w:noProof/>
          <w:sz w:val="20"/>
          <w:szCs w:val="20"/>
        </w:rPr>
        <w:t xml:space="preserve">, pages 490 - 495, 2002. </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[9]  Mezghani, N , Mitiche, A. , Cheriet, M. A new representation of shape and its use for high performance in online Arabic character recognition by an associative memory. </w:t>
      </w:r>
      <w:r w:rsidRPr="00E84E24">
        <w:rPr>
          <w:i/>
          <w:iCs/>
          <w:noProof/>
          <w:sz w:val="20"/>
          <w:szCs w:val="20"/>
        </w:rPr>
        <w:t xml:space="preserve"> Int. J. Doc. Anal. Recognit.</w:t>
      </w:r>
      <w:r w:rsidRPr="00E84E24">
        <w:rPr>
          <w:noProof/>
          <w:sz w:val="20"/>
          <w:szCs w:val="20"/>
        </w:rPr>
        <w:t xml:space="preserve">, 7:201--210, 2005. </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[10]  Vision Objects.  </w:t>
      </w:r>
      <w:r w:rsidRPr="00E84E24">
        <w:rPr>
          <w:i/>
          <w:iCs/>
          <w:noProof/>
          <w:sz w:val="20"/>
          <w:szCs w:val="20"/>
        </w:rPr>
        <w:t xml:space="preserve"> MyScript Note Edition</w:t>
      </w:r>
      <w:r w:rsidRPr="00E84E24">
        <w:rPr>
          <w:noProof/>
          <w:sz w:val="20"/>
          <w:szCs w:val="20"/>
        </w:rPr>
        <w:t>. Vision Objects</w:t>
      </w:r>
      <w:r w:rsidR="001A3614" w:rsidRPr="00E84E24">
        <w:rPr>
          <w:noProof/>
          <w:sz w:val="20"/>
          <w:szCs w:val="20"/>
        </w:rPr>
        <w:t xml:space="preserve"> 2010, 2010.</w:t>
      </w:r>
      <w:r w:rsidRPr="00E84E24">
        <w:rPr>
          <w:noProof/>
          <w:sz w:val="20"/>
          <w:szCs w:val="20"/>
        </w:rPr>
        <w:t xml:space="preserve"> </w:t>
      </w:r>
    </w:p>
    <w:p w:rsidR="00BF32F9" w:rsidRPr="00E84E24" w:rsidRDefault="00BF32F9" w:rsidP="00FC7497">
      <w:pPr>
        <w:tabs>
          <w:tab w:val="center" w:pos="4800"/>
          <w:tab w:val="right" w:pos="9500"/>
        </w:tabs>
        <w:ind w:firstLine="720"/>
        <w:jc w:val="both"/>
        <w:rPr>
          <w:noProof/>
          <w:sz w:val="20"/>
          <w:szCs w:val="20"/>
        </w:rPr>
      </w:pP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[11]  Pastor, Moises and Toselli, Alejandro and Vidal, Enrique.  Writing Speed Normalization for On-Line Handwritten Text Recognition. </w:t>
      </w:r>
      <w:r w:rsidRPr="00E84E24">
        <w:rPr>
          <w:i/>
          <w:iCs/>
          <w:noProof/>
          <w:sz w:val="20"/>
          <w:szCs w:val="20"/>
        </w:rPr>
        <w:t xml:space="preserve"> Proceedings of the Eighth International Conference on Document Analysis and Recognition</w:t>
      </w:r>
      <w:r w:rsidRPr="00E84E24">
        <w:rPr>
          <w:noProof/>
          <w:sz w:val="20"/>
          <w:szCs w:val="20"/>
        </w:rPr>
        <w:t xml:space="preserve"> in ICDAR '05, pages 1131--1135, Washington, DC, USA, 2005. IEEE Computer Society. </w:t>
      </w:r>
    </w:p>
    <w:p w:rsidR="00BF32F9" w:rsidRPr="00E84E24" w:rsidRDefault="00BF32F9" w:rsidP="00FC7497">
      <w:pPr>
        <w:tabs>
          <w:tab w:val="center" w:pos="4800"/>
          <w:tab w:val="right" w:pos="9500"/>
        </w:tabs>
        <w:ind w:firstLine="720"/>
        <w:jc w:val="both"/>
        <w:rPr>
          <w:noProof/>
          <w:sz w:val="20"/>
          <w:szCs w:val="20"/>
        </w:rPr>
      </w:pPr>
      <w:r w:rsidRPr="00E84E24">
        <w:rPr>
          <w:noProof/>
          <w:sz w:val="20"/>
          <w:szCs w:val="20"/>
        </w:rPr>
        <w:t xml:space="preserve"> </w:t>
      </w:r>
    </w:p>
    <w:sectPr w:rsidR="00BF32F9" w:rsidRPr="00E84E24" w:rsidSect="00FC7497">
      <w:type w:val="continuous"/>
      <w:pgSz w:w="12240" w:h="15840"/>
      <w:pgMar w:top="1440" w:right="540" w:bottom="1440" w:left="630" w:header="720" w:footer="720" w:gutter="0"/>
      <w:cols w:num="2" w:space="36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D300E" w:rsidRDefault="00BD300E" w:rsidP="00BF32F9">
      <w:r>
        <w:separator/>
      </w:r>
    </w:p>
  </w:endnote>
  <w:endnote w:type="continuationSeparator" w:id="0">
    <w:p w:rsidR="00BD300E" w:rsidRDefault="00BD300E"/>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A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D300E" w:rsidRDefault="00BD300E" w:rsidP="00BF32F9">
      <w:r>
        <w:separator/>
      </w:r>
    </w:p>
  </w:footnote>
  <w:footnote w:type="continuationSeparator" w:id="0">
    <w:p w:rsidR="00BD300E" w:rsidRDefault="00BD300E" w:rsidP="00BF32F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proofState w:spelling="clean" w:grammar="clean"/>
  <w:trackRevision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F32F9"/>
    <w:rsid w:val="001A3614"/>
    <w:rsid w:val="0042035C"/>
    <w:rsid w:val="00466028"/>
    <w:rsid w:val="00943730"/>
    <w:rsid w:val="009E6C50"/>
    <w:rsid w:val="00BD300E"/>
    <w:rsid w:val="00BF32F9"/>
    <w:rsid w:val="00E84E24"/>
    <w:rsid w:val="00FC749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E6C50"/>
    <w:pPr>
      <w:tabs>
        <w:tab w:val="center" w:pos="4320"/>
        <w:tab w:val="right" w:pos="8640"/>
      </w:tabs>
    </w:pPr>
  </w:style>
  <w:style w:type="character" w:customStyle="1" w:styleId="HeaderChar">
    <w:name w:val="Header Char"/>
    <w:basedOn w:val="DefaultParagraphFont"/>
    <w:link w:val="Header"/>
    <w:uiPriority w:val="99"/>
    <w:semiHidden/>
    <w:rsid w:val="009E6C50"/>
    <w:rPr>
      <w:rFonts w:ascii="Times New Roman" w:hAnsi="Times New Roman" w:cs="Times New Roman"/>
      <w:sz w:val="24"/>
      <w:szCs w:val="24"/>
    </w:rPr>
  </w:style>
  <w:style w:type="paragraph" w:styleId="Footer">
    <w:name w:val="footer"/>
    <w:basedOn w:val="Normal"/>
    <w:link w:val="FooterChar"/>
    <w:uiPriority w:val="99"/>
    <w:semiHidden/>
    <w:unhideWhenUsed/>
    <w:rsid w:val="009E6C50"/>
    <w:pPr>
      <w:tabs>
        <w:tab w:val="center" w:pos="4320"/>
        <w:tab w:val="right" w:pos="8640"/>
      </w:tabs>
    </w:pPr>
  </w:style>
  <w:style w:type="character" w:customStyle="1" w:styleId="FooterChar">
    <w:name w:val="Footer Char"/>
    <w:basedOn w:val="DefaultParagraphFont"/>
    <w:link w:val="Footer"/>
    <w:uiPriority w:val="99"/>
    <w:semiHidden/>
    <w:rsid w:val="009E6C50"/>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9E6C50"/>
    <w:rPr>
      <w:rFonts w:ascii="Tahoma" w:hAnsi="Tahoma" w:cs="Tahoma"/>
      <w:sz w:val="16"/>
      <w:szCs w:val="16"/>
    </w:rPr>
  </w:style>
  <w:style w:type="character" w:customStyle="1" w:styleId="BalloonTextChar">
    <w:name w:val="Balloon Text Char"/>
    <w:basedOn w:val="DefaultParagraphFont"/>
    <w:link w:val="BalloonText"/>
    <w:uiPriority w:val="99"/>
    <w:semiHidden/>
    <w:rsid w:val="009E6C5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6.jpeg"/><Relationship Id="rId42" Type="http://schemas.openxmlformats.org/officeDocument/2006/relationships/image" Target="media/image32.wmf"/><Relationship Id="rId47" Type="http://schemas.openxmlformats.org/officeDocument/2006/relationships/oleObject" Target="embeddings/oleObject8.bin"/><Relationship Id="rId50" Type="http://schemas.openxmlformats.org/officeDocument/2006/relationships/image" Target="media/image36.wmf"/><Relationship Id="rId55" Type="http://schemas.openxmlformats.org/officeDocument/2006/relationships/oleObject" Target="embeddings/oleObject12.bin"/><Relationship Id="rId63" Type="http://schemas.openxmlformats.org/officeDocument/2006/relationships/oleObject" Target="embeddings/oleObject16.bin"/><Relationship Id="rId68" Type="http://schemas.openxmlformats.org/officeDocument/2006/relationships/image" Target="media/image45.wmf"/><Relationship Id="rId76" Type="http://schemas.openxmlformats.org/officeDocument/2006/relationships/image" Target="media/image49.wmf"/><Relationship Id="rId84" Type="http://schemas.openxmlformats.org/officeDocument/2006/relationships/image" Target="file:///D:\DesktopDoc\figures\fig10.jpg" TargetMode="External"/><Relationship Id="rId89" Type="http://schemas.openxmlformats.org/officeDocument/2006/relationships/image" Target="media/image52.jpeg"/><Relationship Id="rId7" Type="http://schemas.openxmlformats.org/officeDocument/2006/relationships/oleObject" Target="embeddings/oleObject1.bin"/><Relationship Id="rId71" Type="http://schemas.openxmlformats.org/officeDocument/2006/relationships/oleObject" Target="embeddings/oleObject19.bin"/><Relationship Id="rId92" Type="http://schemas.openxmlformats.org/officeDocument/2006/relationships/image" Target="file:///D:\DesktopDoc\figures\page.jpg" TargetMode="External"/><Relationship Id="rId2" Type="http://schemas.openxmlformats.org/officeDocument/2006/relationships/settings" Target="setting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oleObject" Target="embeddings/oleObject3.bin"/><Relationship Id="rId37" Type="http://schemas.openxmlformats.org/officeDocument/2006/relationships/image" Target="media/image29.wmf"/><Relationship Id="rId40" Type="http://schemas.openxmlformats.org/officeDocument/2006/relationships/image" Target="media/image31.wmf"/><Relationship Id="rId45" Type="http://schemas.openxmlformats.org/officeDocument/2006/relationships/oleObject" Target="embeddings/oleObject7.bin"/><Relationship Id="rId53" Type="http://schemas.openxmlformats.org/officeDocument/2006/relationships/oleObject" Target="embeddings/oleObject11.bin"/><Relationship Id="rId58" Type="http://schemas.openxmlformats.org/officeDocument/2006/relationships/image" Target="media/image40.wmf"/><Relationship Id="rId66" Type="http://schemas.openxmlformats.org/officeDocument/2006/relationships/image" Target="media/image44.wmf"/><Relationship Id="rId74" Type="http://schemas.openxmlformats.org/officeDocument/2006/relationships/image" Target="media/image48.wmf"/><Relationship Id="rId79" Type="http://schemas.openxmlformats.org/officeDocument/2006/relationships/image" Target="file:///D:\DesktopDoc\figures\fig4.jpg" TargetMode="External"/><Relationship Id="rId87" Type="http://schemas.openxmlformats.org/officeDocument/2006/relationships/image" Target="media/image50.jpeg"/><Relationship Id="rId5" Type="http://schemas.openxmlformats.org/officeDocument/2006/relationships/endnotes" Target="endnotes.xml"/><Relationship Id="rId61" Type="http://schemas.openxmlformats.org/officeDocument/2006/relationships/oleObject" Target="embeddings/oleObject15.bin"/><Relationship Id="rId82" Type="http://schemas.openxmlformats.org/officeDocument/2006/relationships/image" Target="file:///D:\DesktopDoc\figures\fig7.jpg" TargetMode="External"/><Relationship Id="rId90" Type="http://schemas.openxmlformats.org/officeDocument/2006/relationships/image" Target="media/image53.jpeg"/><Relationship Id="rId95"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oleObject" Target="embeddings/oleObject6.bin"/><Relationship Id="rId48" Type="http://schemas.openxmlformats.org/officeDocument/2006/relationships/image" Target="media/image35.wmf"/><Relationship Id="rId56" Type="http://schemas.openxmlformats.org/officeDocument/2006/relationships/image" Target="media/image39.wmf"/><Relationship Id="rId64" Type="http://schemas.openxmlformats.org/officeDocument/2006/relationships/image" Target="media/image43.jpeg"/><Relationship Id="rId69" Type="http://schemas.openxmlformats.org/officeDocument/2006/relationships/oleObject" Target="embeddings/oleObject18.bin"/><Relationship Id="rId77" Type="http://schemas.openxmlformats.org/officeDocument/2006/relationships/oleObject" Target="embeddings/oleObject22.bin"/><Relationship Id="rId8" Type="http://schemas.openxmlformats.org/officeDocument/2006/relationships/image" Target="media/image2.wmf"/><Relationship Id="rId51" Type="http://schemas.openxmlformats.org/officeDocument/2006/relationships/oleObject" Target="embeddings/oleObject10.bin"/><Relationship Id="rId72" Type="http://schemas.openxmlformats.org/officeDocument/2006/relationships/image" Target="media/image47.wmf"/><Relationship Id="rId80" Type="http://schemas.openxmlformats.org/officeDocument/2006/relationships/image" Target="file:///D:\DesktopDoc\figures\fig5.jpg" TargetMode="External"/><Relationship Id="rId85" Type="http://schemas.openxmlformats.org/officeDocument/2006/relationships/image" Target="file:///D:\DesktopDoc\figures\fig11b.jpg" TargetMode="External"/><Relationship Id="rId93" Type="http://schemas.openxmlformats.org/officeDocument/2006/relationships/image" Target="file:///D:\DesktopDoc\figures\res.jpg" TargetMode="External"/><Relationship Id="rId3"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jpeg"/><Relationship Id="rId38" Type="http://schemas.openxmlformats.org/officeDocument/2006/relationships/oleObject" Target="embeddings/oleObject4.bin"/><Relationship Id="rId46" Type="http://schemas.openxmlformats.org/officeDocument/2006/relationships/image" Target="media/image34.wmf"/><Relationship Id="rId59" Type="http://schemas.openxmlformats.org/officeDocument/2006/relationships/oleObject" Target="embeddings/oleObject14.bin"/><Relationship Id="rId67" Type="http://schemas.openxmlformats.org/officeDocument/2006/relationships/oleObject" Target="embeddings/oleObject17.bin"/><Relationship Id="rId20" Type="http://schemas.openxmlformats.org/officeDocument/2006/relationships/image" Target="media/image13.png"/><Relationship Id="rId41" Type="http://schemas.openxmlformats.org/officeDocument/2006/relationships/oleObject" Target="embeddings/oleObject5.bin"/><Relationship Id="rId54" Type="http://schemas.openxmlformats.org/officeDocument/2006/relationships/image" Target="media/image38.wmf"/><Relationship Id="rId62" Type="http://schemas.openxmlformats.org/officeDocument/2006/relationships/image" Target="media/image42.wmf"/><Relationship Id="rId70" Type="http://schemas.openxmlformats.org/officeDocument/2006/relationships/image" Target="media/image46.wmf"/><Relationship Id="rId75" Type="http://schemas.openxmlformats.org/officeDocument/2006/relationships/oleObject" Target="embeddings/oleObject21.bin"/><Relationship Id="rId83" Type="http://schemas.openxmlformats.org/officeDocument/2006/relationships/image" Target="file:///D:\DesktopDoc\figures\fig9b.jpg" TargetMode="External"/><Relationship Id="rId88" Type="http://schemas.openxmlformats.org/officeDocument/2006/relationships/image" Target="media/image51.jpeg"/><Relationship Id="rId91" Type="http://schemas.openxmlformats.org/officeDocument/2006/relationships/image" Target="file:///D:\DesktopDoc\figures\conf2.jpg" TargetMode="External"/><Relationship Id="rId1" Type="http://schemas.openxmlformats.org/officeDocument/2006/relationships/styles" Target="styles.xml"/><Relationship Id="rId6" Type="http://schemas.openxmlformats.org/officeDocument/2006/relationships/image" Target="media/image1.wmf"/><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oleObject" Target="embeddings/oleObject9.bin"/><Relationship Id="rId57" Type="http://schemas.openxmlformats.org/officeDocument/2006/relationships/oleObject" Target="embeddings/oleObject13.bin"/><Relationship Id="rId10" Type="http://schemas.openxmlformats.org/officeDocument/2006/relationships/image" Target="media/image3.png"/><Relationship Id="rId31" Type="http://schemas.openxmlformats.org/officeDocument/2006/relationships/image" Target="media/image24.wmf"/><Relationship Id="rId44" Type="http://schemas.openxmlformats.org/officeDocument/2006/relationships/image" Target="media/image33.wmf"/><Relationship Id="rId52" Type="http://schemas.openxmlformats.org/officeDocument/2006/relationships/image" Target="media/image37.wmf"/><Relationship Id="rId60" Type="http://schemas.openxmlformats.org/officeDocument/2006/relationships/image" Target="media/image41.wmf"/><Relationship Id="rId65" Type="http://schemas.openxmlformats.org/officeDocument/2006/relationships/image" Target="file:///D:\DesktopDoc\figures\direction2.jpg" TargetMode="External"/><Relationship Id="rId73" Type="http://schemas.openxmlformats.org/officeDocument/2006/relationships/oleObject" Target="embeddings/oleObject20.bin"/><Relationship Id="rId78" Type="http://schemas.openxmlformats.org/officeDocument/2006/relationships/image" Target="file:///D:\DesktopDoc\figures\fig3.jpg" TargetMode="External"/><Relationship Id="rId81" Type="http://schemas.openxmlformats.org/officeDocument/2006/relationships/image" Target="file:///D:\DesktopDoc\figures\fig6.jpg" TargetMode="External"/><Relationship Id="rId86" Type="http://schemas.openxmlformats.org/officeDocument/2006/relationships/image" Target="file:///D:\DesktopDoc\figures\fig12b.jpg" TargetMode="External"/><Relationship Id="rId9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2840</Words>
  <Characters>16189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18992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dc:creator>
  <cp:lastModifiedBy>Maha</cp:lastModifiedBy>
  <cp:revision>6</cp:revision>
  <dcterms:created xsi:type="dcterms:W3CDTF">2011-03-13T21:19:00Z</dcterms:created>
  <dcterms:modified xsi:type="dcterms:W3CDTF">2011-03-13T21:29:00Z</dcterms:modified>
</cp:coreProperties>
</file>